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b w:val="1"/>
          <w:color w:val="000000"/>
          <w:sz w:val="36"/>
          <w:szCs w:val="36"/>
        </w:rPr>
      </w:pPr>
      <w:r xmlns:w="http://schemas.openxmlformats.org/wordprocessingml/2006/main" w:rsidDel="00000000" w:rsidR="00000000" w:rsidRPr="00000000">
        <w:rPr>
          <w:rFonts w:ascii="Times New Roman" w:cs="Times New Roman" w:eastAsia="Times New Roman" w:hAnsi="Times New Roman"/>
          <w:b w:val="1"/>
          <w:color w:val="000000"/>
          <w:sz w:val="36"/>
          <w:szCs w:val="36"/>
          <w:rtl w:val="0"/>
        </w:rPr>
        <w:t xml:space="preserve">Запит на подання пропозицій ініціативи EIT HEI 2024</w:t>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leader="none" w:pos="1418"/>
        </w:tabs>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3">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center"/>
        <w:rPr>
          <w:rFonts w:ascii="Times New Roman" w:cs="Times New Roman" w:eastAsia="Times New Roman" w:hAnsi="Times New Roman"/>
          <w:b w:val="1"/>
          <w:color w:val="000000"/>
          <w:sz w:val="32"/>
          <w:szCs w:val="32"/>
        </w:rPr>
      </w:pPr>
      <w:r xmlns:w="http://schemas.openxmlformats.org/wordprocessingml/2006/main" w:rsidDel="00000000" w:rsidR="00000000" w:rsidRPr="00000000">
        <w:rPr>
          <w:rFonts w:ascii="Times New Roman" w:cs="Times New Roman" w:eastAsia="Times New Roman" w:hAnsi="Times New Roman"/>
          <w:b w:val="1"/>
          <w:color w:val="000000"/>
          <w:sz w:val="32"/>
          <w:szCs w:val="32"/>
          <w:rtl w:val="0"/>
        </w:rPr>
        <w:t xml:space="preserve">Форма заявки</w:t>
      </w:r>
    </w:p>
    <w:p w:rsidR="00000000" w:rsidDel="00000000" w:rsidP="00000000" w:rsidRDefault="00000000" w:rsidRPr="00000000" w14:paraId="00000004">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center"/>
        <w:rPr>
          <w:rFonts w:ascii="Times New Roman" w:cs="Times New Roman" w:eastAsia="Times New Roman" w:hAnsi="Times New Roman"/>
          <w:b w:val="1"/>
          <w:color w:val="000000"/>
          <w:sz w:val="32"/>
          <w:szCs w:val="32"/>
        </w:rPr>
      </w:pPr>
      <w:r xmlns:w="http://schemas.openxmlformats.org/wordprocessingml/2006/main" w:rsidDel="00000000" w:rsidR="00000000" w:rsidRPr="00000000">
        <w:rPr>
          <w:rFonts w:ascii="Times New Roman" w:cs="Times New Roman" w:eastAsia="Times New Roman" w:hAnsi="Times New Roman"/>
          <w:b w:val="1"/>
          <w:color w:val="000000"/>
          <w:sz w:val="32"/>
          <w:szCs w:val="32"/>
          <w:rtl w:val="0"/>
        </w:rPr>
        <w:t xml:space="preserve">Частина Б</w:t>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1418"/>
        </w:tabs>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6">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center"/>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color w:val="000000"/>
          <w:sz w:val="24"/>
          <w:szCs w:val="24"/>
          <w:u w:val="single"/>
          <w:rtl w:val="0"/>
        </w:rPr>
        <w:t xml:space="preserve">Частина B (оповідна частина заявки, яку потрібно завантажити як один документ Word)</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08">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Використовуючи цей шаблон, будь ласка, заповніть Частину B заявки на конкурс пропозицій ініціативи EIT HEI 2024.</w:t>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A">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У цьому документі ви надасте основний виклад пропозиції, розділений на три загальні розділи/критерії оцінки:</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C">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1418"/>
        </w:tabs>
        <w:spacing w:after="0" w:line="240" w:lineRule="auto"/>
        <w:ind w:left="720" w:hanging="360"/>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Досконалість</w:t>
      </w:r>
    </w:p>
    <w:p w:rsidR="00000000" w:rsidDel="00000000" w:rsidP="00000000" w:rsidRDefault="00000000" w:rsidRPr="00000000" w14:paraId="0000000D">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1418"/>
        </w:tabs>
        <w:spacing w:after="0" w:line="240" w:lineRule="auto"/>
        <w:ind w:left="720" w:hanging="360"/>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Вплив</w:t>
      </w:r>
    </w:p>
    <w:p w:rsidR="00000000" w:rsidDel="00000000" w:rsidP="00000000" w:rsidRDefault="00000000" w:rsidRPr="00000000" w14:paraId="0000000E">
      <w:pPr xmlns:w="http://schemas.openxmlformats.org/wordprocessingml/2006/main">
        <w:numPr>
          <w:ilvl w:val="0"/>
          <w:numId w:val="11"/>
        </w:numPr>
        <w:pBdr>
          <w:top w:space="0" w:sz="0" w:val="nil"/>
          <w:left w:space="0" w:sz="0" w:val="nil"/>
          <w:bottom w:space="0" w:sz="0" w:val="nil"/>
          <w:right w:space="0" w:sz="0" w:val="nil"/>
          <w:between w:space="0" w:sz="0" w:val="nil"/>
        </w:pBdr>
        <w:tabs>
          <w:tab w:val="left" w:leader="none" w:pos="1418"/>
        </w:tabs>
        <w:spacing w:after="0" w:line="240" w:lineRule="auto"/>
        <w:ind w:left="720" w:hanging="360"/>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Якість та ефективність впровадження</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0">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Будь ласка, дотримуйтесь підказок, наведених у цьому шаблоні сірим шрифтом, щоб сформувати вміст кожного розділу та підрозділу заявки. Вставте вміст вашої заявки для кожного підрозділу, де ВСТАВИТИ ТЕКСТ ТУТ</w:t>
      </w:r>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зазначено, і переконайтеся, що всі підказки видалено з остаточного документа.</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2">
      <w:pPr xmlns:w="http://schemas.openxmlformats.org/wordprocessingml/2006/main">
        <w:shd w:fill="ffffff" w:val="clear"/>
        <w:tabs>
          <w:tab w:val="left" w:leader="none" w:pos="1418"/>
        </w:tabs>
        <w:spacing w:after="0" w:lineRule="auto"/>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Будь ласка, використовуйте шрифт Times New Roman у всьому документі, мінімальний розмір шрифту – 11 пунктів. Використовуйте стандартний міжрядковий інтервал та мінімальний одинарний міжрядковий інтервал. Це стосується основного тексту, включаючи текст у таблицях. Документ Частини B не повинен перевищувати 33 сторінок.</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1418"/>
        </w:tabs>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4">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b w:val="1"/>
          <w:color w:val="000000"/>
          <w:sz w:val="24"/>
          <w:szCs w:val="24"/>
          <w:u w:val="single"/>
        </w:rPr>
      </w:pPr>
      <w:r xmlns:w="http://schemas.openxmlformats.org/wordprocessingml/2006/main" w:rsidDel="00000000" w:rsidR="00000000" w:rsidRPr="00000000">
        <w:rPr>
          <w:rFonts w:ascii="Times New Roman" w:cs="Times New Roman" w:eastAsia="Times New Roman" w:hAnsi="Times New Roman"/>
          <w:b w:val="1"/>
          <w:color w:val="000000"/>
          <w:sz w:val="24"/>
          <w:szCs w:val="24"/>
          <w:u w:val="single"/>
          <w:rtl w:val="0"/>
        </w:rPr>
        <w:t xml:space="preserve">Пропозиції повинні відповідати всім вимогам, переліченим у запитах, і вони будуть оцінені відповідно.</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3">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xmlns:w="http://schemas.openxmlformats.org/wordprocessingml/2006/main" w:rsidDel="00000000" w:rsidR="00000000" w:rsidRPr="00000000">
        <w:rPr>
          <w:rFonts w:ascii="Times New Roman" w:cs="Times New Roman" w:eastAsia="Times New Roman" w:hAnsi="Times New Roman"/>
          <w:b w:val="1"/>
          <w:color w:val="333333"/>
          <w:sz w:val="24"/>
          <w:szCs w:val="24"/>
          <w:rtl w:val="0"/>
        </w:rPr>
        <w:t xml:space="preserve">Зміст заявки: Будь ласка, дайте відповіді на всі запитання</w:t>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5">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xmlns:w="http://schemas.openxmlformats.org/wordprocessingml/2006/main" w:rsidDel="00000000" w:rsidR="00000000" w:rsidRPr="00000000">
        <w:rPr>
          <w:rFonts w:ascii="Times New Roman" w:cs="Times New Roman" w:eastAsia="Times New Roman" w:hAnsi="Times New Roman"/>
          <w:color w:val="333333"/>
          <w:sz w:val="24"/>
          <w:szCs w:val="24"/>
          <w:u w:val="single"/>
          <w:rtl w:val="0"/>
        </w:rPr>
        <w:t xml:space="preserve">Розділ 1: ДОСКОНАЛІСТЬ (максимум 10 сторінок)</w:t>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1418"/>
        </w:tabs>
        <w:spacing w:after="0" w:line="240" w:lineRule="auto"/>
        <w:ind w:left="72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7">
      <w:pPr xmlns:w="http://schemas.openxmlformats.org/wordprocessingml/2006/main">
        <w:tabs>
          <w:tab w:val="left" w:leader="none" w:pos="1418"/>
        </w:tabs>
        <w:spacing w:after="0" w:line="240" w:lineRule="auto"/>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РОЗУМНИЙ</w:t>
      </w:r>
    </w:p>
    <w:p w:rsidR="00000000" w:rsidDel="00000000" w:rsidP="00000000" w:rsidRDefault="00000000" w:rsidRPr="00000000" w14:paraId="00000028">
      <w:pPr xmlns:w="http://schemas.openxmlformats.org/wordprocessingml/2006/main">
        <w:tabs>
          <w:tab w:val="left" w:leader="none" w:pos="1418"/>
        </w:tabs>
        <w:spacing w:after="0" w:line="240" w:lineRule="auto"/>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Наукові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методології </w:t>
      </w:r>
      <w:r xmlns:w="http://schemas.openxmlformats.org/wordprocessingml/2006/main" w:rsidDel="00000000" w:rsidR="00000000" w:rsidRPr="00000000">
        <w:rPr>
          <w:rFonts w:ascii="Times New Roman" w:cs="Times New Roman" w:eastAsia="Times New Roman" w:hAnsi="Times New Roman"/>
          <w:sz w:val="24"/>
          <w:szCs w:val="24"/>
          <w:rtl w:val="0"/>
        </w:rPr>
        <w:t xml:space="preserve">для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передових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досліджень </w:t>
      </w:r>
      <w:r xmlns:w="http://schemas.openxmlformats.org/wordprocessingml/2006/main" w:rsidDel="00000000" w:rsidR="00000000" w:rsidRPr="00000000">
        <w:rPr>
          <w:rFonts w:ascii="Times New Roman" w:cs="Times New Roman" w:eastAsia="Times New Roman" w:hAnsi="Times New Roman"/>
          <w:sz w:val="24"/>
          <w:szCs w:val="24"/>
          <w:rtl w:val="0"/>
        </w:rPr>
        <w:t xml:space="preserve">у </w:t>
      </w: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викладанні</w:t>
      </w:r>
      <w:r xmlns:w="http://schemas.openxmlformats.org/wordprocessingml/2006/main" w:rsidDel="00000000" w:rsidR="00000000" w:rsidRPr="00000000">
        <w:rPr>
          <w:rFonts w:ascii="Times New Roman" w:cs="Times New Roman" w:eastAsia="Times New Roman" w:hAnsi="Times New Roman"/>
          <w:sz w:val="24"/>
          <w:szCs w:val="24"/>
          <w:rtl w:val="0"/>
        </w:rPr>
        <w:t xml:space="preserve">​</w:t>
      </w:r>
      <w:r xmlns:w="http://schemas.openxmlformats.org/wordprocessingml/2006/main" w:rsidDel="00000000" w:rsidR="00000000" w:rsidRPr="00000000">
        <w:rPr>
          <w:rFonts w:ascii="Times New Roman" w:cs="Times New Roman" w:eastAsia="Times New Roman" w:hAnsi="Times New Roman"/>
          <w:sz w:val="24"/>
          <w:szCs w:val="24"/>
          <w:rtl w:val="0"/>
        </w:rPr>
        <w:t xml:space="preserve">​</w:t>
      </w:r>
      <w:r xmlns:w="http://schemas.openxmlformats.org/wordprocessingml/2006/main"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9">
      <w:pPr>
        <w:tabs>
          <w:tab w:val="left" w:leader="none" w:pos="1418"/>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808080"/>
          <w:sz w:val="24"/>
          <w:szCs w:val="24"/>
        </w:rPr>
      </w:pPr>
      <w:r xmlns:w="http://schemas.openxmlformats.org/wordprocessingml/2006/main" w:rsidDel="00000000" w:rsidR="00000000" w:rsidRPr="00000000">
        <w:rPr>
          <w:rFonts w:ascii="Times New Roman" w:cs="Times New Roman" w:eastAsia="Times New Roman" w:hAnsi="Times New Roman"/>
          <w:b w:val="1"/>
          <w:color w:val="333333"/>
          <w:sz w:val="24"/>
          <w:szCs w:val="24"/>
          <w:rtl w:val="0"/>
        </w:rPr>
        <w:t xml:space="preserve">1.1 Бачення та цілі (максимум 2 сторінки/6000 символів)</w:t>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1418"/>
        </w:tabs>
        <w:spacing w:after="0" w:line="240" w:lineRule="auto"/>
        <w:ind w:left="720" w:firstLine="0"/>
        <w:rPr>
          <w:rFonts w:ascii="Times New Roman" w:cs="Times New Roman" w:eastAsia="Times New Roman" w:hAnsi="Times New Roman"/>
          <w:i w:val="1"/>
          <w:color w:val="333333"/>
          <w:sz w:val="24"/>
          <w:szCs w:val="24"/>
        </w:rPr>
      </w:pPr>
      <w:r w:rsidDel="00000000" w:rsidR="00000000" w:rsidRPr="00000000">
        <w:rPr>
          <w:rtl w:val="0"/>
        </w:rPr>
      </w:r>
    </w:p>
    <w:p w:rsidR="00000000" w:rsidDel="00000000" w:rsidP="00000000" w:rsidRDefault="00000000" w:rsidRPr="00000000" w14:paraId="0000002C">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До 2030 року наш консорціум передбачає </w:t>
      </w:r>
      <w:r xmlns:w="http://schemas.openxmlformats.org/wordprocessingml/2006/main" w:rsidDel="00000000" w:rsidR="00000000" w:rsidRPr="00000000">
        <w:rPr>
          <w:rFonts w:ascii="Times New Roman" w:cs="Times New Roman" w:eastAsia="Times New Roman" w:hAnsi="Times New Roman"/>
          <w:b w:val="1"/>
          <w:rtl w:val="0"/>
        </w:rPr>
        <w:t xml:space="preserve">трансформацію наукової освіти в університетах по всій Європі </w:t>
      </w:r>
      <w:r xmlns:w="http://schemas.openxmlformats.org/wordprocessingml/2006/main" w:rsidDel="00000000" w:rsidR="00000000" w:rsidRPr="00000000">
        <w:rPr>
          <w:rFonts w:ascii="Times New Roman" w:cs="Times New Roman" w:eastAsia="Times New Roman" w:hAnsi="Times New Roman"/>
          <w:rtl w:val="0"/>
        </w:rPr>
        <w:t xml:space="preserve">, </w:t>
      </w:r>
      <w:r xmlns:w="http://schemas.openxmlformats.org/wordprocessingml/2006/main" w:rsidDel="00000000" w:rsidR="00000000" w:rsidRPr="00000000">
        <w:rPr>
          <w:rFonts w:ascii="Times New Roman" w:cs="Times New Roman" w:eastAsia="Times New Roman" w:hAnsi="Times New Roman"/>
          <w:b w:val="1"/>
          <w:rtl w:val="0"/>
        </w:rPr>
        <w:t xml:space="preserve">замінивши традиційні теоретичні підходи практичними, індивідуалізованими та...</w:t>
      </w:r>
      <w:r xmlns:w="http://schemas.openxmlformats.org/wordprocessingml/2006/main" w:rsidDel="00000000" w:rsidR="00000000" w:rsidRPr="00000000">
        <w:rPr>
          <w:rFonts w:ascii="Times New Roman" w:cs="Times New Roman" w:eastAsia="Times New Roman" w:hAnsi="Times New Roman"/>
          <w:b w:val="1"/>
          <w:u w:val="single"/>
          <w:rtl w:val="0"/>
        </w:rPr>
        <w:t xml:space="preserve"> </w:t>
      </w:r>
      <w:r xmlns:w="http://schemas.openxmlformats.org/wordprocessingml/2006/main" w:rsidDel="00000000" w:rsidR="00000000" w:rsidRPr="00000000">
        <w:rPr>
          <w:rFonts w:ascii="Times New Roman" w:cs="Times New Roman" w:eastAsia="Times New Roman" w:hAnsi="Times New Roman"/>
          <w:b w:val="1"/>
          <w:rtl w:val="0"/>
        </w:rPr>
        <w:t xml:space="preserve">Навчальний досвід, орієнтований на технології. </w:t>
      </w:r>
      <w:r xmlns:w="http://schemas.openxmlformats.org/wordprocessingml/2006/main" w:rsidDel="00000000" w:rsidR="00000000" w:rsidRPr="00000000">
        <w:rPr>
          <w:rFonts w:ascii="Times New Roman" w:cs="Times New Roman" w:eastAsia="Times New Roman" w:hAnsi="Times New Roman"/>
          <w:rtl w:val="0"/>
        </w:rPr>
        <w:t xml:space="preserve">Центральним елементом цього бачення є інтеграція нашого </w:t>
      </w:r>
      <w:r xmlns:w="http://schemas.openxmlformats.org/wordprocessingml/2006/main" w:rsidDel="00000000" w:rsidR="00000000" w:rsidRPr="00000000">
        <w:rPr>
          <w:rFonts w:ascii="Times New Roman" w:cs="Times New Roman" w:eastAsia="Times New Roman" w:hAnsi="Times New Roman"/>
          <w:b w:val="1"/>
          <w:rtl w:val="0"/>
        </w:rPr>
        <w:t xml:space="preserve">пристрою Dr. Vida Education </w:t>
      </w:r>
      <w:r xmlns:w="http://schemas.openxmlformats.org/wordprocessingml/2006/main" w:rsidDel="00000000" w:rsidR="00000000" w:rsidRPr="00000000">
        <w:rPr>
          <w:rFonts w:ascii="Times New Roman" w:cs="Times New Roman" w:eastAsia="Times New Roman" w:hAnsi="Times New Roman"/>
          <w:rtl w:val="0"/>
        </w:rPr>
        <w:t xml:space="preserve">— багатофункціонального, компактного, доступного та екологічно чистого інструменту — в академічну програму з технологій та наукових ступенів ( </w:t>
      </w:r>
      <w:hyperlink xmlns:w="http://schemas.openxmlformats.org/wordprocessingml/2006/main" xmlns:r="http://schemas.openxmlformats.org/officeDocument/2006/relationships" r:id="rId9">
        <w:r xmlns:w="http://schemas.openxmlformats.org/wordprocessingml/2006/main" w:rsidDel="00000000" w:rsidR="00000000" w:rsidRPr="00000000">
          <w:rPr>
            <w:rFonts w:ascii="Times New Roman" w:cs="Times New Roman" w:eastAsia="Times New Roman" w:hAnsi="Times New Roman"/>
            <w:color w:val="467886"/>
            <w:u w:val="single"/>
            <w:rtl w:val="0"/>
          </w:rPr>
          <w:t xml:space="preserve">https://smartupdreducation.wixsite.com/welcome </w:t>
        </w:r>
      </w:hyperlink>
      <w:r xmlns:w="http://schemas.openxmlformats.org/wordprocessingml/2006/main" w:rsidDel="00000000" w:rsidR="00000000" w:rsidRPr="00000000">
        <w:rPr>
          <w:rFonts w:ascii="Times New Roman" w:cs="Times New Roman" w:eastAsia="Times New Roman" w:hAnsi="Times New Roman"/>
          <w:rtl w:val="0"/>
        </w:rPr>
        <w:t xml:space="preserve">пароль: SMART). Пристрій поєднує теоретичне навчання з практичними експериментами, охоплюючи такі дисципліни, як біоінформатика, хімія, біохімія, фізика, біотехнологія, інженерія та медицина. Він сприяє інноваціям та сталому розвитку в освіті, використовуючи </w:t>
      </w:r>
      <w:r xmlns:w="http://schemas.openxmlformats.org/wordprocessingml/2006/main" w:rsidDel="00000000" w:rsidR="00000000" w:rsidRPr="00000000">
        <w:rPr>
          <w:rFonts w:ascii="Times New Roman" w:cs="Times New Roman" w:eastAsia="Times New Roman" w:hAnsi="Times New Roman"/>
          <w:b w:val="1"/>
          <w:rtl w:val="0"/>
        </w:rPr>
        <w:t xml:space="preserve">штучний інтелект (ШІ) та </w:t>
      </w:r>
      <w:r xmlns:w="http://schemas.openxmlformats.org/wordprocessingml/2006/main" w:rsidDel="00000000" w:rsidR="00000000" w:rsidRPr="00000000">
        <w:rPr>
          <w:rFonts w:ascii="Times New Roman" w:cs="Times New Roman" w:eastAsia="Times New Roman" w:hAnsi="Times New Roman"/>
          <w:rtl w:val="0"/>
        </w:rPr>
        <w:t xml:space="preserve">інструменти біоінформатики для трансформації навчання та досліджень. Розширений аналіз зображень та аналітичні дані покращують практичну освіту, надаючи студентам досвід у передових технологіях. Наприклад, ШІ дозволяє аналізувати експериментальні результати в режимі реального часу, пропонуючи миттєвий зворотний зв'язок та персоналізовані навчальні шляхи. У біотехнології та медицині біоінформатика підтримує складний аналіз даних, вирішуючи такі проблеми, як забруднення води (наприклад, Hg та Ar) або епідеміологічні дослідження (наприклад, непереносимість лактази, захворювання, що передаються статевим шляхом). Проект узгоджується з ініціативою EIT HEI та пріоритетами європейської політики, сприяючи інноваціям та вирішуючи ключові суспільні проблеми, а саме:</w:t>
      </w:r>
    </w:p>
    <w:p w:rsidR="00000000" w:rsidDel="00000000" w:rsidP="00000000" w:rsidRDefault="00000000" w:rsidRPr="00000000" w14:paraId="0000002D">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E">
      <w:pPr xmlns:w="http://schemas.openxmlformats.org/wordprocessingml/2006/main">
        <w:numPr>
          <w:ilvl w:val="0"/>
          <w:numId w:val="10"/>
        </w:numPr>
        <w:tabs>
          <w:tab w:val="left" w:leader="none" w:pos="1418"/>
        </w:tabs>
        <w:spacing w:after="0" w:lineRule="auto"/>
        <w:ind w:left="720" w:hanging="360"/>
        <w:jc w:val="both"/>
        <w:rPr>
          <w:rFonts w:ascii="Arial" w:cs="Arial" w:eastAsia="Arial" w:hAnsi="Arial"/>
        </w:rPr>
      </w:pPr>
      <w:hyperlink xmlns:w="http://schemas.openxmlformats.org/wordprocessingml/2006/main" xmlns:r="http://schemas.openxmlformats.org/officeDocument/2006/relationships" r:id="rId10">
        <w:r xmlns:w="http://schemas.openxmlformats.org/wordprocessingml/2006/main" w:rsidDel="00000000" w:rsidR="00000000" w:rsidRPr="00000000">
          <w:rPr>
            <w:rFonts w:ascii="Times New Roman" w:cs="Times New Roman" w:eastAsia="Times New Roman" w:hAnsi="Times New Roman"/>
            <w:b w:val="1"/>
            <w:color w:val="467886"/>
            <w:u w:val="single"/>
            <w:rtl w:val="0"/>
          </w:rPr>
          <w:t xml:space="preserve">Європейська зелена угода:</w:t>
        </w:r>
      </w:hyperlink>
      <w:r xmlns:w="http://schemas.openxmlformats.org/wordprocessingml/2006/main" w:rsidDel="00000000" w:rsidR="00000000" w:rsidRPr="00000000">
        <w:rPr>
          <w:rFonts w:ascii="Times New Roman" w:cs="Times New Roman" w:eastAsia="Times New Roman" w:hAnsi="Times New Roman"/>
          <w:b w:val="1"/>
          <w:u w:val="single"/>
          <w:rtl w:val="0"/>
        </w:rPr>
        <w:t xml:space="preserve"> </w:t>
      </w:r>
      <w:r xmlns:w="http://schemas.openxmlformats.org/wordprocessingml/2006/main" w:rsidDel="00000000" w:rsidR="00000000" w:rsidRPr="00000000">
        <w:rPr>
          <w:rFonts w:ascii="Times New Roman" w:cs="Times New Roman" w:eastAsia="Times New Roman" w:hAnsi="Times New Roman"/>
          <w:rtl w:val="0"/>
        </w:rPr>
        <w:t xml:space="preserve">Екологічний дизайн освітнього пристрою Dr. Vida мінімізує використання ресурсів та зменшує вплив наукової освіти на навколишнє середовище, підтримуючи цілі Європи щодо сталого розвитку через</w:t>
      </w:r>
      <w:hyperlink xmlns:w="http://schemas.openxmlformats.org/wordprocessingml/2006/main" xmlns:r="http://schemas.openxmlformats.org/officeDocument/2006/relationships" r:id="rId11">
        <w:r xmlns:w="http://schemas.openxmlformats.org/wordprocessingml/2006/main" w:rsidDel="00000000" w:rsidR="00000000" w:rsidRPr="00000000">
          <w:rPr>
            <w:rFonts w:ascii="Times New Roman" w:cs="Times New Roman" w:eastAsia="Times New Roman" w:hAnsi="Times New Roman"/>
            <w:color w:val="467886"/>
            <w:u w:val="single"/>
            <w:rtl w:val="0"/>
          </w:rPr>
          <w:t xml:space="preserve"> </w:t>
        </w:r>
      </w:hyperlink>
      <w:hyperlink xmlns:w="http://schemas.openxmlformats.org/wordprocessingml/2006/main" xmlns:r="http://schemas.openxmlformats.org/officeDocument/2006/relationships" r:id="rId12">
        <w:r xmlns:w="http://schemas.openxmlformats.org/wordprocessingml/2006/main" w:rsidDel="00000000" w:rsidR="00000000" w:rsidRPr="00000000">
          <w:rPr>
            <w:rFonts w:ascii="Times New Roman" w:cs="Times New Roman" w:eastAsia="Times New Roman" w:hAnsi="Times New Roman"/>
            <w:b w:val="1"/>
            <w:color w:val="467886"/>
            <w:u w:val="single"/>
            <w:rtl w:val="0"/>
          </w:rPr>
          <w:t xml:space="preserve">Концепція аналітичного мінімалізму, </w:t>
        </w:r>
      </w:hyperlink>
      <w:r xmlns:w="http://schemas.openxmlformats.org/wordprocessingml/2006/main" w:rsidDel="00000000" w:rsidR="00000000" w:rsidRPr="00000000">
        <w:rPr>
          <w:rFonts w:ascii="Times New Roman" w:cs="Times New Roman" w:eastAsia="Times New Roman" w:hAnsi="Times New Roman"/>
          <w:rtl w:val="0"/>
        </w:rPr>
        <w:t xml:space="preserve">що полягає в досягненні точних, надійних та практичних аналітичних результатів за допомогою найпростіших, найефективніших та ресурсоощадних методів. Вона відповідає принципам сталого розвитку, практичності та доступності в аналітичних процесах, будь то в науці, техніці чи інших галузях.</w:t>
      </w:r>
    </w:p>
    <w:p w:rsidR="00000000" w:rsidDel="00000000" w:rsidP="00000000" w:rsidRDefault="00000000" w:rsidRPr="00000000" w14:paraId="0000002F">
      <w:pPr xmlns:w="http://schemas.openxmlformats.org/wordprocessingml/2006/main">
        <w:numPr>
          <w:ilvl w:val="0"/>
          <w:numId w:val="10"/>
        </w:numPr>
        <w:tabs>
          <w:tab w:val="left" w:leader="none" w:pos="1418"/>
        </w:tabs>
        <w:spacing w:after="0" w:lineRule="auto"/>
        <w:ind w:left="720" w:hanging="360"/>
        <w:jc w:val="both"/>
        <w:rPr>
          <w:rFonts w:ascii="Arial" w:cs="Arial" w:eastAsia="Arial" w:hAnsi="Arial"/>
        </w:rPr>
      </w:pPr>
      <w:hyperlink xmlns:w="http://schemas.openxmlformats.org/wordprocessingml/2006/main" xmlns:r="http://schemas.openxmlformats.org/officeDocument/2006/relationships" r:id="rId13">
        <w:r xmlns:w="http://schemas.openxmlformats.org/wordprocessingml/2006/main" w:rsidDel="00000000" w:rsidR="00000000" w:rsidRPr="00000000">
          <w:rPr>
            <w:rFonts w:ascii="Times New Roman" w:cs="Times New Roman" w:eastAsia="Times New Roman" w:hAnsi="Times New Roman"/>
            <w:b w:val="1"/>
            <w:color w:val="467886"/>
            <w:u w:val="single"/>
            <w:rtl w:val="0"/>
          </w:rPr>
          <w:t xml:space="preserve">План дій ЄС щодо цифрової освіти (2021-2027): </w:t>
        </w:r>
      </w:hyperlink>
      <w:r xmlns:w="http://schemas.openxmlformats.org/wordprocessingml/2006/main" w:rsidDel="00000000" w:rsidR="00000000" w:rsidRPr="00000000">
        <w:rPr>
          <w:rFonts w:ascii="Times New Roman" w:cs="Times New Roman" w:eastAsia="Times New Roman" w:hAnsi="Times New Roman"/>
          <w:rtl w:val="0"/>
        </w:rPr>
        <w:t xml:space="preserve">Завдяки інтеграції штучного інтелекту та біоінформатики, пристрій відповідає прагненню ЄС щодо цифрової трансформації освіти.</w:t>
      </w:r>
    </w:p>
    <w:p w:rsidR="00000000" w:rsidDel="00000000" w:rsidP="00000000" w:rsidRDefault="00000000" w:rsidRPr="00000000" w14:paraId="00000030">
      <w:pPr xmlns:w="http://schemas.openxmlformats.org/wordprocessingml/2006/main">
        <w:numPr>
          <w:ilvl w:val="0"/>
          <w:numId w:val="10"/>
        </w:numPr>
        <w:tabs>
          <w:tab w:val="left" w:leader="none" w:pos="1418"/>
        </w:tabs>
        <w:spacing w:after="0" w:lineRule="auto"/>
        <w:ind w:left="720" w:hanging="360"/>
        <w:jc w:val="both"/>
        <w:rPr>
          <w:rFonts w:ascii="Arial" w:cs="Arial" w:eastAsia="Arial" w:hAnsi="Arial"/>
        </w:rPr>
      </w:pPr>
      <w:hyperlink xmlns:w="http://schemas.openxmlformats.org/wordprocessingml/2006/main" xmlns:r="http://schemas.openxmlformats.org/officeDocument/2006/relationships" r:id="rId14">
        <w:r xmlns:w="http://schemas.openxmlformats.org/wordprocessingml/2006/main" w:rsidDel="00000000" w:rsidR="00000000" w:rsidRPr="00000000">
          <w:rPr>
            <w:rFonts w:ascii="Times New Roman" w:cs="Times New Roman" w:eastAsia="Times New Roman" w:hAnsi="Times New Roman"/>
            <w:b w:val="1"/>
            <w:color w:val="467886"/>
            <w:u w:val="single"/>
            <w:rtl w:val="0"/>
          </w:rPr>
          <w:t xml:space="preserve">Європейський порядок денний з розвитку навичок: </w:t>
        </w:r>
      </w:hyperlink>
      <w:r xmlns:w="http://schemas.openxmlformats.org/wordprocessingml/2006/main" w:rsidDel="00000000" w:rsidR="00000000" w:rsidRPr="00000000">
        <w:rPr>
          <w:rFonts w:ascii="Times New Roman" w:cs="Times New Roman" w:eastAsia="Times New Roman" w:hAnsi="Times New Roman"/>
          <w:rtl w:val="0"/>
        </w:rPr>
        <w:t xml:space="preserve">Проєкт спрямований на перепідготовку та підвищення кваліфікації, надаючи випускникам передові компетенції, необхідні для ринку праці.</w:t>
      </w:r>
    </w:p>
    <w:p w:rsidR="00000000" w:rsidDel="00000000" w:rsidP="00000000" w:rsidRDefault="00000000" w:rsidRPr="00000000" w14:paraId="00000031">
      <w:pPr xmlns:w="http://schemas.openxmlformats.org/wordprocessingml/2006/main">
        <w:numPr>
          <w:ilvl w:val="0"/>
          <w:numId w:val="10"/>
        </w:numPr>
        <w:tabs>
          <w:tab w:val="left" w:leader="none" w:pos="1418"/>
        </w:tabs>
        <w:spacing w:after="0" w:lineRule="auto"/>
        <w:ind w:left="720" w:hanging="360"/>
        <w:jc w:val="both"/>
        <w:rPr>
          <w:rFonts w:ascii="Arial" w:cs="Arial" w:eastAsia="Arial" w:hAnsi="Arial"/>
        </w:rPr>
      </w:pPr>
      <w:hyperlink xmlns:w="http://schemas.openxmlformats.org/wordprocessingml/2006/main" xmlns:r="http://schemas.openxmlformats.org/officeDocument/2006/relationships" r:id="rId15">
        <w:r xmlns:w="http://schemas.openxmlformats.org/wordprocessingml/2006/main" w:rsidDel="00000000" w:rsidR="00000000" w:rsidRPr="00000000">
          <w:rPr>
            <w:rFonts w:ascii="Times New Roman" w:cs="Times New Roman" w:eastAsia="Times New Roman" w:hAnsi="Times New Roman"/>
            <w:b w:val="1"/>
            <w:color w:val="467886"/>
            <w:u w:val="single"/>
            <w:rtl w:val="0"/>
          </w:rPr>
          <w:t xml:space="preserve">Рекомендація ЄС щодо ключових компетенцій для навчання протягом усього життя: </w:t>
        </w:r>
      </w:hyperlink>
      <w:r xmlns:w="http://schemas.openxmlformats.org/wordprocessingml/2006/main" w:rsidDel="00000000" w:rsidR="00000000" w:rsidRPr="00000000">
        <w:rPr>
          <w:rFonts w:ascii="Times New Roman" w:cs="Times New Roman" w:eastAsia="Times New Roman" w:hAnsi="Times New Roman"/>
          <w:rtl w:val="0"/>
        </w:rPr>
        <w:t xml:space="preserve">Ініціатива сприяє розвитку ключових компетенцій, таких як цифрова грамотність, знання науки та технологій, а також підприємницькі навички.</w:t>
      </w:r>
    </w:p>
    <w:p w:rsidR="00000000" w:rsidDel="00000000" w:rsidP="00000000" w:rsidRDefault="00000000" w:rsidRPr="00000000" w14:paraId="00000032">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Забезпечуючи учнів та викладачів освітніми програмами Dr. Vida Education, що підтримуються можливостями штучного інтелекту та біоінформатики, ми прагнемо:</w:t>
      </w:r>
    </w:p>
    <w:p w:rsidR="00000000" w:rsidDel="00000000" w:rsidP="00000000" w:rsidRDefault="00000000" w:rsidRPr="00000000" w14:paraId="00000033">
      <w:pPr xmlns:w="http://schemas.openxmlformats.org/wordprocessingml/2006/main">
        <w:numPr>
          <w:ilvl w:val="0"/>
          <w:numId w:val="8"/>
        </w:numPr>
        <w:tabs>
          <w:tab w:val="left" w:leader="none" w:pos="1418"/>
        </w:tabs>
        <w:spacing w:after="0" w:lineRule="auto"/>
        <w:ind w:left="720" w:hanging="360"/>
        <w:jc w:val="both"/>
        <w:rPr>
          <w:rFonts w:ascii="Arial" w:cs="Arial" w:eastAsia="Arial" w:hAnsi="Arial"/>
        </w:rPr>
      </w:pPr>
      <w:r xmlns:w="http://schemas.openxmlformats.org/wordprocessingml/2006/main" w:rsidDel="00000000" w:rsidR="00000000" w:rsidRPr="00000000">
        <w:rPr>
          <w:rFonts w:ascii="Times New Roman" w:cs="Times New Roman" w:eastAsia="Times New Roman" w:hAnsi="Times New Roman"/>
          <w:b w:val="1"/>
          <w:rtl w:val="0"/>
        </w:rPr>
        <w:t xml:space="preserve">Перетворити вищі навчальні заклади на інноваційні центри </w:t>
      </w:r>
      <w:r xmlns:w="http://schemas.openxmlformats.org/wordprocessingml/2006/main" w:rsidDel="00000000" w:rsidR="00000000" w:rsidRPr="00000000">
        <w:rPr>
          <w:rFonts w:ascii="Times New Roman" w:cs="Times New Roman" w:eastAsia="Times New Roman" w:hAnsi="Times New Roman"/>
          <w:rtl w:val="0"/>
        </w:rPr>
        <w:t xml:space="preserve">, що поєднують навчання, дослідження та бізнес за допомогою технологічно орієнтованих рішень.</w:t>
      </w:r>
    </w:p>
    <w:p w:rsidR="00000000" w:rsidDel="00000000" w:rsidP="00000000" w:rsidRDefault="00000000" w:rsidRPr="00000000" w14:paraId="00000034">
      <w:pPr xmlns:w="http://schemas.openxmlformats.org/wordprocessingml/2006/main">
        <w:numPr>
          <w:ilvl w:val="0"/>
          <w:numId w:val="8"/>
        </w:numPr>
        <w:tabs>
          <w:tab w:val="left" w:leader="none" w:pos="1418"/>
        </w:tabs>
        <w:spacing w:after="0" w:lineRule="auto"/>
        <w:ind w:left="720" w:hanging="360"/>
        <w:jc w:val="both"/>
        <w:rPr>
          <w:rFonts w:ascii="Arial" w:cs="Arial" w:eastAsia="Arial" w:hAnsi="Arial"/>
        </w:rPr>
      </w:pPr>
      <w:r xmlns:w="http://schemas.openxmlformats.org/wordprocessingml/2006/main" w:rsidDel="00000000" w:rsidR="00000000" w:rsidRPr="00000000">
        <w:rPr>
          <w:rFonts w:ascii="Times New Roman" w:cs="Times New Roman" w:eastAsia="Times New Roman" w:hAnsi="Times New Roman"/>
          <w:b w:val="1"/>
          <w:rtl w:val="0"/>
        </w:rPr>
        <w:t xml:space="preserve">Сприяти формуванню робочої сили, кваліфікованої у сфері штучного інтелекту та аналізу даних </w:t>
      </w:r>
      <w:r xmlns:w="http://schemas.openxmlformats.org/wordprocessingml/2006/main" w:rsidDel="00000000" w:rsidR="00000000" w:rsidRPr="00000000">
        <w:rPr>
          <w:rFonts w:ascii="Times New Roman" w:cs="Times New Roman" w:eastAsia="Times New Roman" w:hAnsi="Times New Roman"/>
          <w:rtl w:val="0"/>
        </w:rPr>
        <w:t xml:space="preserve">, що є важливим для вирішення глобальних проблем охорони здоров'я, сталого розвитку та технологій.</w:t>
      </w:r>
    </w:p>
    <w:p w:rsidR="00000000" w:rsidDel="00000000" w:rsidP="00000000" w:rsidRDefault="00000000" w:rsidRPr="00000000" w14:paraId="00000035">
      <w:pPr xmlns:w="http://schemas.openxmlformats.org/wordprocessingml/2006/main">
        <w:numPr>
          <w:ilvl w:val="0"/>
          <w:numId w:val="8"/>
        </w:numPr>
        <w:tabs>
          <w:tab w:val="left" w:leader="none" w:pos="1418"/>
        </w:tabs>
        <w:spacing w:after="0" w:lineRule="auto"/>
        <w:ind w:left="720" w:hanging="360"/>
        <w:jc w:val="both"/>
        <w:rPr>
          <w:rFonts w:ascii="Arial" w:cs="Arial" w:eastAsia="Arial" w:hAnsi="Arial"/>
        </w:rPr>
      </w:pPr>
      <w:r xmlns:w="http://schemas.openxmlformats.org/wordprocessingml/2006/main" w:rsidDel="00000000" w:rsidR="00000000" w:rsidRPr="00000000">
        <w:rPr>
          <w:rFonts w:ascii="Times New Roman" w:cs="Times New Roman" w:eastAsia="Times New Roman" w:hAnsi="Times New Roman"/>
          <w:b w:val="1"/>
          <w:rtl w:val="0"/>
        </w:rPr>
        <w:t xml:space="preserve">Позиціонувати Європу як світового лідера в інноваціях у сфері наукової освіти </w:t>
      </w:r>
      <w:r xmlns:w="http://schemas.openxmlformats.org/wordprocessingml/2006/main" w:rsidDel="00000000" w:rsidR="00000000" w:rsidRPr="00000000">
        <w:rPr>
          <w:rFonts w:ascii="Times New Roman" w:cs="Times New Roman" w:eastAsia="Times New Roman" w:hAnsi="Times New Roman"/>
          <w:rtl w:val="0"/>
        </w:rPr>
        <w:t xml:space="preserve">, забезпечуючи конкурентну перевагу в умовах мінливого цифрового середовища.</w:t>
      </w:r>
    </w:p>
    <w:p w:rsidR="00000000" w:rsidDel="00000000" w:rsidP="00000000" w:rsidRDefault="00000000" w:rsidRPr="00000000" w14:paraId="00000036">
      <w:pPr>
        <w:tabs>
          <w:tab w:val="left" w:leader="none" w:pos="1418"/>
        </w:tabs>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Це бачення узгоджується з цілями ініціативи EIT HEI, яка полягає в тому, щоб до 2030 року зробити європейські університети світовими лідерами в інноваційній освіті, результативних дослідженнях та сталому розвитку. За допомогою IVAP проект сприяє створенню стійкої інноваційної екосистеми, інтегруючи пристрій Dr. Vida Education у п'ять дисциплін, революціонізуючи освіту за допомогою практичного, персоналізованого навчання. Співпраця між вищими навчальними закладами, підприємствами та дослідницькими центрами стимулює інновації та розвиток стартапів, переводячи академічні рішення на ринок. До 2030 року ініціатива має на меті впровадження у 20 європейських та 20 світових вищих навчальних закладах, забезпечуючи системний вплив, а інноваційні навчальні табори підвищують навички, працевлаштування та готовність робочої сили.</w:t>
      </w:r>
    </w:p>
    <w:p w:rsidR="00000000" w:rsidDel="00000000" w:rsidP="00000000" w:rsidRDefault="00000000" w:rsidRPr="00000000" w14:paraId="00000038">
      <w:pPr>
        <w:tabs>
          <w:tab w:val="left" w:leader="none" w:pos="1418"/>
        </w:tabs>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Громади (KIC) </w:t>
      </w:r>
      <w:r xmlns:w="http://schemas.openxmlformats.org/wordprocessingml/2006/main"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A">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EIT Health </w:t>
      </w:r>
      <w:r xmlns:w="http://schemas.openxmlformats.org/wordprocessingml/2006/main" w:rsidDel="00000000" w:rsidR="00000000" w:rsidRPr="00000000">
        <w:rPr>
          <w:rFonts w:ascii="Times New Roman" w:cs="Times New Roman" w:eastAsia="Times New Roman" w:hAnsi="Times New Roman"/>
          <w:rtl w:val="0"/>
        </w:rPr>
        <w:t xml:space="preserve">: Завдяки інтеграції біоінформатичних інструментів та підтримці епідеміологічних досліджень, пристрій сприяє розвитку медичної освіти та досліджень, вирішуючи критичні глобальні проблеми охорони здоров'я.</w:t>
      </w:r>
    </w:p>
    <w:p w:rsidR="00000000" w:rsidDel="00000000" w:rsidP="00000000" w:rsidRDefault="00000000" w:rsidRPr="00000000" w14:paraId="0000003B">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EIT Climate-KIC </w:t>
      </w:r>
      <w:r xmlns:w="http://schemas.openxmlformats.org/wordprocessingml/2006/main" w:rsidDel="00000000" w:rsidR="00000000" w:rsidRPr="00000000">
        <w:rPr>
          <w:rFonts w:ascii="Times New Roman" w:cs="Times New Roman" w:eastAsia="Times New Roman" w:hAnsi="Times New Roman"/>
          <w:rtl w:val="0"/>
        </w:rPr>
        <w:t xml:space="preserve">: Екологічний дизайн пристрою та його застосування в галузі сталого розвитку (наприклад, моніторинг забруднення води) відповідають цілям боротьби зі зміною клімату за допомогою інновацій.</w:t>
      </w:r>
    </w:p>
    <w:p w:rsidR="00000000" w:rsidDel="00000000" w:rsidP="00000000" w:rsidRDefault="00000000" w:rsidRPr="00000000" w14:paraId="0000003C">
      <w:pPr>
        <w:tabs>
          <w:tab w:val="left" w:leader="none" w:pos="1418"/>
        </w:tabs>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tabs>
          <w:tab w:val="left" w:leader="none" w:pos="1418"/>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xmlns:w="http://schemas.openxmlformats.org/wordprocessingml/2006/main">
        <w:tabs>
          <w:tab w:val="left" w:leader="none" w:pos="1418"/>
        </w:tabs>
        <w:rPr>
          <w:rFonts w:ascii="Times New Roman" w:cs="Times New Roman" w:eastAsia="Times New Roman" w:hAnsi="Times New Roman"/>
          <w:b w:val="1"/>
          <w:sz w:val="26"/>
          <w:szCs w:val="26"/>
        </w:rPr>
      </w:pPr>
      <w:r xmlns:w="http://schemas.openxmlformats.org/wordprocessingml/2006/main" w:rsidDel="00000000" w:rsidR="00000000" w:rsidRPr="00000000">
        <w:rPr>
          <w:rFonts w:ascii="Times New Roman" w:cs="Times New Roman" w:eastAsia="Times New Roman" w:hAnsi="Times New Roman"/>
          <w:b w:val="1"/>
          <w:sz w:val="26"/>
          <w:szCs w:val="26"/>
          <w:rtl w:val="0"/>
        </w:rPr>
        <w:t xml:space="preserve">Таблиця A. IVAP проекту SMART: фази, дії та відповідні характеристики SMART.</w:t>
      </w:r>
    </w:p>
    <w:tbl>
      <w:tblPr>
        <w:tblStyle w:val="Table1"/>
        <w:tblW w:w="90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0"/>
        <w:gridCol w:w="1260"/>
        <w:gridCol w:w="1020"/>
        <w:gridCol w:w="1440"/>
        <w:gridCol w:w="1335"/>
        <w:gridCol w:w="1140"/>
        <w:gridCol w:w="1365"/>
        <w:tblGridChange w:id="0">
          <w:tblGrid>
            <w:gridCol w:w="1470"/>
            <w:gridCol w:w="1260"/>
            <w:gridCol w:w="1020"/>
            <w:gridCol w:w="1440"/>
            <w:gridCol w:w="1335"/>
            <w:gridCol w:w="1140"/>
            <w:gridCol w:w="1365"/>
          </w:tblGrid>
        </w:tblGridChange>
      </w:tblGrid>
      <w:tr>
        <w:trPr>
          <w:cantSplit w:val="0"/>
          <w:tblHeader w:val="0"/>
        </w:trPr>
        <w:tc>
          <w:tcPr>
            <w:vAlign w:val="center"/>
          </w:tcPr>
          <w:p w:rsidR="00000000" w:rsidDel="00000000" w:rsidP="00000000" w:rsidRDefault="00000000" w:rsidRPr="00000000" w14:paraId="0000003F">
            <w:pPr xmlns:w="http://schemas.openxmlformats.org/wordprocessingml/2006/main">
              <w:tabs>
                <w:tab w:val="left" w:leader="none" w:pos="1418"/>
              </w:tabs>
              <w:jc w:val="center"/>
              <w:rPr>
                <w:rFonts w:ascii="Times New Roman" w:cs="Times New Roman" w:eastAsia="Times New Roman" w:hAnsi="Times New Roman"/>
                <w:b w:val="1"/>
                <w:color w:val="000000"/>
                <w:sz w:val="18"/>
                <w:szCs w:val="18"/>
              </w:rPr>
            </w:pPr>
            <w:r xmlns:w="http://schemas.openxmlformats.org/wordprocessingml/2006/main" w:rsidDel="00000000" w:rsidR="00000000" w:rsidRPr="00000000">
              <w:rPr>
                <w:rFonts w:ascii="Times New Roman" w:cs="Times New Roman" w:eastAsia="Times New Roman" w:hAnsi="Times New Roman"/>
                <w:b w:val="1"/>
                <w:color w:val="000000"/>
                <w:sz w:val="18"/>
                <w:szCs w:val="18"/>
                <w:rtl w:val="0"/>
              </w:rPr>
              <w:t xml:space="preserve">Фаза</w:t>
            </w:r>
          </w:p>
        </w:tc>
        <w:tc>
          <w:tcPr>
            <w:vAlign w:val="center"/>
          </w:tcPr>
          <w:p w:rsidR="00000000" w:rsidDel="00000000" w:rsidP="00000000" w:rsidRDefault="00000000" w:rsidRPr="00000000" w14:paraId="00000040">
            <w:pPr xmlns:w="http://schemas.openxmlformats.org/wordprocessingml/2006/main">
              <w:tabs>
                <w:tab w:val="left" w:leader="none" w:pos="1418"/>
              </w:tabs>
              <w:jc w:val="center"/>
              <w:rPr>
                <w:rFonts w:ascii="Times New Roman" w:cs="Times New Roman" w:eastAsia="Times New Roman" w:hAnsi="Times New Roman"/>
                <w:b w:val="1"/>
                <w:color w:val="000000"/>
                <w:sz w:val="18"/>
                <w:szCs w:val="18"/>
              </w:rPr>
            </w:pPr>
            <w:r xmlns:w="http://schemas.openxmlformats.org/wordprocessingml/2006/main" w:rsidDel="00000000" w:rsidR="00000000" w:rsidRPr="00000000">
              <w:rPr>
                <w:rFonts w:ascii="Times New Roman" w:cs="Times New Roman" w:eastAsia="Times New Roman" w:hAnsi="Times New Roman"/>
                <w:b w:val="1"/>
                <w:color w:val="000000"/>
                <w:sz w:val="18"/>
                <w:szCs w:val="18"/>
                <w:rtl w:val="0"/>
              </w:rPr>
              <w:t xml:space="preserve">Дія</w:t>
            </w:r>
          </w:p>
        </w:tc>
        <w:tc>
          <w:tcPr>
            <w:vAlign w:val="center"/>
          </w:tcPr>
          <w:p w:rsidR="00000000" w:rsidDel="00000000" w:rsidP="00000000" w:rsidRDefault="00000000" w:rsidRPr="00000000" w14:paraId="00000041">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b w:val="1"/>
                <w:color w:val="000000"/>
                <w:sz w:val="18"/>
                <w:szCs w:val="18"/>
                <w:u w:val="single"/>
                <w:rtl w:val="0"/>
              </w:rPr>
              <w:t xml:space="preserve">Специфічний</w:t>
            </w: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w:t>
            </w:r>
          </w:p>
        </w:tc>
        <w:tc>
          <w:tcPr>
            <w:vAlign w:val="center"/>
          </w:tcPr>
          <w:p w:rsidR="00000000" w:rsidDel="00000000" w:rsidP="00000000" w:rsidRDefault="00000000" w:rsidRPr="00000000" w14:paraId="00000042">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b w:val="1"/>
                <w:color w:val="000000"/>
                <w:sz w:val="18"/>
                <w:szCs w:val="18"/>
                <w:u w:val="single"/>
                <w:rtl w:val="0"/>
              </w:rPr>
              <w:t xml:space="preserve">Вимірюваний</w:t>
            </w: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w:t>
            </w:r>
          </w:p>
        </w:tc>
        <w:tc>
          <w:tcPr>
            <w:vAlign w:val="center"/>
          </w:tcPr>
          <w:p w:rsidR="00000000" w:rsidDel="00000000" w:rsidP="00000000" w:rsidRDefault="00000000" w:rsidRPr="00000000" w14:paraId="00000043">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b w:val="1"/>
                <w:color w:val="000000"/>
                <w:sz w:val="18"/>
                <w:szCs w:val="18"/>
                <w:u w:val="single"/>
                <w:rtl w:val="0"/>
              </w:rPr>
              <w:t xml:space="preserve">Досяжне</w:t>
            </w: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w:t>
            </w:r>
          </w:p>
        </w:tc>
        <w:tc>
          <w:tcPr>
            <w:vAlign w:val="center"/>
          </w:tcPr>
          <w:p w:rsidR="00000000" w:rsidDel="00000000" w:rsidP="00000000" w:rsidRDefault="00000000" w:rsidRPr="00000000" w14:paraId="00000044">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b w:val="1"/>
                <w:color w:val="000000"/>
                <w:sz w:val="18"/>
                <w:szCs w:val="18"/>
                <w:u w:val="single"/>
                <w:rtl w:val="0"/>
              </w:rPr>
              <w:t xml:space="preserve">Релевантний</w:t>
            </w: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w:t>
            </w:r>
          </w:p>
        </w:tc>
        <w:tc>
          <w:tcPr>
            <w:vAlign w:val="center"/>
          </w:tcPr>
          <w:p w:rsidR="00000000" w:rsidDel="00000000" w:rsidP="00000000" w:rsidRDefault="00000000" w:rsidRPr="00000000" w14:paraId="00000045">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Обмежений </w:t>
            </w:r>
            <w:r xmlns:w="http://schemas.openxmlformats.org/wordprocessingml/2006/main" w:rsidDel="00000000" w:rsidR="00000000" w:rsidRPr="00000000">
              <w:rPr>
                <w:rFonts w:ascii="Times New Roman" w:cs="Times New Roman" w:eastAsia="Times New Roman" w:hAnsi="Times New Roman"/>
                <w:b w:val="1"/>
                <w:color w:val="000000"/>
                <w:sz w:val="18"/>
                <w:szCs w:val="18"/>
                <w:u w:val="single"/>
                <w:rtl w:val="0"/>
              </w:rPr>
              <w:t xml:space="preserve">у часі</w:t>
            </w:r>
          </w:p>
        </w:tc>
      </w:tr>
      <w:tr>
        <w:trPr>
          <w:cantSplit w:val="0"/>
          <w:tblHeader w:val="0"/>
        </w:trPr>
        <w:tc>
          <w:tcPr>
            <w:vMerge w:val="restart"/>
            <w:vAlign w:val="center"/>
          </w:tcPr>
          <w:p w:rsidR="00000000" w:rsidDel="00000000" w:rsidP="00000000" w:rsidRDefault="00000000" w:rsidRPr="00000000" w14:paraId="00000046">
            <w:pPr>
              <w:tabs>
                <w:tab w:val="left" w:leader="none" w:pos="1418"/>
              </w:tabs>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47">
            <w:pPr xmlns:w="http://schemas.openxmlformats.org/wordprocessingml/2006/main">
              <w:tabs>
                <w:tab w:val="left" w:leader="none" w:pos="1418"/>
              </w:tabs>
              <w:spacing w:after="0" w:lineRule="auto"/>
              <w:jc w:val="center"/>
              <w:rPr>
                <w:rFonts w:ascii="Times New Roman" w:cs="Times New Roman" w:eastAsia="Times New Roman" w:hAnsi="Times New Roman"/>
                <w:b w:val="1"/>
                <w:sz w:val="18"/>
                <w:szCs w:val="18"/>
              </w:rPr>
            </w:pPr>
            <w:r xmlns:w="http://schemas.openxmlformats.org/wordprocessingml/2006/main" w:rsidDel="00000000" w:rsidR="00000000" w:rsidRPr="00000000">
              <w:rPr>
                <w:rFonts w:ascii="Times New Roman" w:cs="Times New Roman" w:eastAsia="Times New Roman" w:hAnsi="Times New Roman"/>
                <w:b w:val="1"/>
                <w:sz w:val="18"/>
                <w:szCs w:val="18"/>
                <w:rtl w:val="0"/>
              </w:rPr>
              <w:t xml:space="preserve">Фаза 1</w:t>
            </w:r>
          </w:p>
          <w:p w:rsidR="00000000" w:rsidDel="00000000" w:rsidP="00000000" w:rsidRDefault="00000000" w:rsidRPr="00000000" w14:paraId="00000048">
            <w:pPr xmlns:w="http://schemas.openxmlformats.org/wordprocessingml/2006/main">
              <w:tabs>
                <w:tab w:val="left" w:leader="none" w:pos="1418"/>
              </w:tabs>
              <w:spacing w:after="0" w:lineRule="auto"/>
              <w:jc w:val="center"/>
              <w:rPr>
                <w:rFonts w:ascii="Times New Roman" w:cs="Times New Roman" w:eastAsia="Times New Roman" w:hAnsi="Times New Roman"/>
                <w:b w:val="1"/>
                <w:sz w:val="18"/>
                <w:szCs w:val="18"/>
              </w:rPr>
            </w:pPr>
            <w:r xmlns:w="http://schemas.openxmlformats.org/wordprocessingml/2006/main" w:rsidDel="00000000" w:rsidR="00000000" w:rsidRPr="00000000">
              <w:rPr>
                <w:rFonts w:ascii="Times New Roman" w:cs="Times New Roman" w:eastAsia="Times New Roman" w:hAnsi="Times New Roman"/>
                <w:b w:val="1"/>
                <w:sz w:val="18"/>
                <w:szCs w:val="18"/>
                <w:rtl w:val="0"/>
              </w:rPr>
              <w:t xml:space="preserve">(2025-2026)</w:t>
            </w:r>
          </w:p>
          <w:p w:rsidR="00000000" w:rsidDel="00000000" w:rsidP="00000000" w:rsidRDefault="00000000" w:rsidRPr="00000000" w14:paraId="00000049">
            <w:pPr xmlns:w="http://schemas.openxmlformats.org/wordprocessingml/2006/main">
              <w:tabs>
                <w:tab w:val="left" w:leader="none" w:pos="1418"/>
              </w:tabs>
              <w:jc w:val="center"/>
              <w:rPr>
                <w:rFonts w:ascii="Times New Roman" w:cs="Times New Roman" w:eastAsia="Times New Roman" w:hAnsi="Times New Roman"/>
                <w:b w:val="1"/>
                <w:sz w:val="18"/>
                <w:szCs w:val="18"/>
              </w:rPr>
            </w:pPr>
            <w:r xmlns:w="http://schemas.openxmlformats.org/wordprocessingml/2006/main" w:rsidDel="00000000" w:rsidR="00000000" w:rsidRPr="00000000">
              <w:rPr>
                <w:rFonts w:ascii="Times New Roman" w:cs="Times New Roman" w:eastAsia="Times New Roman" w:hAnsi="Times New Roman"/>
                <w:b w:val="1"/>
                <w:sz w:val="18"/>
                <w:szCs w:val="18"/>
                <w:rtl w:val="0"/>
              </w:rPr>
              <w:t xml:space="preserve">Фонд та пілотне впровадження</w:t>
            </w:r>
          </w:p>
        </w:tc>
        <w:tc>
          <w:tcPr>
            <w:vAlign w:val="center"/>
          </w:tcPr>
          <w:p w:rsidR="00000000" w:rsidDel="00000000" w:rsidP="00000000" w:rsidRDefault="00000000" w:rsidRPr="00000000" w14:paraId="0000004A">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p w:rsidR="00000000" w:rsidDel="00000000" w:rsidP="00000000" w:rsidRDefault="00000000" w:rsidRPr="00000000" w14:paraId="0000004B">
            <w:pPr xmlns:w="http://schemas.openxmlformats.org/wordprocessingml/2006/main">
              <w:pBdr>
                <w:top w:space="0" w:sz="0" w:val="nil"/>
                <w:left w:space="0" w:sz="0" w:val="nil"/>
                <w:bottom w:space="0" w:sz="0" w:val="nil"/>
                <w:right w:space="0" w:sz="0" w:val="nil"/>
                <w:between w:space="0" w:sz="0" w:val="nil"/>
              </w:pBdr>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Розробити та інтегрувати пристрій у навчальні програми бенефіціарів</w:t>
            </w:r>
          </w:p>
        </w:tc>
        <w:tc>
          <w:tcPr>
            <w:vAlign w:val="center"/>
          </w:tcPr>
          <w:p w:rsidR="00000000" w:rsidDel="00000000" w:rsidP="00000000" w:rsidRDefault="00000000" w:rsidRPr="00000000" w14:paraId="0000004C">
            <w:pPr xmlns:w="http://schemas.openxmlformats.org/wordprocessingml/2006/main">
              <w:pBdr>
                <w:top w:space="0" w:sz="0" w:val="nil"/>
                <w:left w:space="0" w:sz="0" w:val="nil"/>
                <w:bottom w:space="0" w:sz="0" w:val="nil"/>
                <w:right w:space="0" w:sz="0" w:val="nil"/>
                <w:between w:space="0" w:sz="0" w:val="nil"/>
              </w:pBdr>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Пілотна програма з бенефіціарами</w:t>
            </w:r>
          </w:p>
        </w:tc>
        <w:tc>
          <w:tcPr>
            <w:vAlign w:val="center"/>
          </w:tcPr>
          <w:p w:rsidR="00000000" w:rsidDel="00000000" w:rsidP="00000000" w:rsidRDefault="00000000" w:rsidRPr="00000000" w14:paraId="0000004D">
            <w:pPr xmlns:w="http://schemas.openxmlformats.org/wordprocessingml/2006/main">
              <w:pBdr>
                <w:top w:space="0" w:sz="0" w:val="nil"/>
                <w:left w:space="0" w:sz="0" w:val="nil"/>
                <w:bottom w:space="0" w:sz="0" w:val="nil"/>
                <w:right w:space="0" w:sz="0" w:val="nil"/>
                <w:between w:space="0" w:sz="0" w:val="nil"/>
              </w:pBdr>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До 500 студентів на першому етапі.</w:t>
            </w:r>
          </w:p>
        </w:tc>
        <w:tc>
          <w:tcPr>
            <w:vAlign w:val="center"/>
          </w:tcPr>
          <w:p w:rsidR="00000000" w:rsidDel="00000000" w:rsidP="00000000" w:rsidRDefault="00000000" w:rsidRPr="00000000" w14:paraId="0000004E">
            <w:pPr xmlns:w="http://schemas.openxmlformats.org/wordprocessingml/2006/main">
              <w:pBdr>
                <w:top w:space="0" w:sz="0" w:val="nil"/>
                <w:left w:space="0" w:sz="0" w:val="nil"/>
                <w:bottom w:space="0" w:sz="0" w:val="nil"/>
                <w:right w:space="0" w:sz="0" w:val="nil"/>
                <w:between w:space="0" w:sz="0" w:val="nil"/>
              </w:pBdr>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Консорціум експертів</w:t>
            </w:r>
          </w:p>
        </w:tc>
        <w:tc>
          <w:tcPr>
            <w:vAlign w:val="center"/>
          </w:tcPr>
          <w:p w:rsidR="00000000" w:rsidDel="00000000" w:rsidP="00000000" w:rsidRDefault="00000000" w:rsidRPr="00000000" w14:paraId="0000004F">
            <w:pPr xmlns:w="http://schemas.openxmlformats.org/wordprocessingml/2006/main">
              <w:pBdr>
                <w:top w:space="0" w:sz="0" w:val="nil"/>
                <w:left w:space="0" w:sz="0" w:val="nil"/>
                <w:bottom w:space="0" w:sz="0" w:val="nil"/>
                <w:right w:space="0" w:sz="0" w:val="nil"/>
                <w:between w:space="0" w:sz="0" w:val="nil"/>
              </w:pBdr>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Практична наукова освіта.</w:t>
            </w:r>
          </w:p>
        </w:tc>
        <w:tc>
          <w:tcPr>
            <w:vAlign w:val="center"/>
          </w:tcPr>
          <w:p w:rsidR="00000000" w:rsidDel="00000000" w:rsidP="00000000" w:rsidRDefault="00000000" w:rsidRPr="00000000" w14:paraId="00000050">
            <w:pPr xmlns:w="http://schemas.openxmlformats.org/wordprocessingml/2006/main">
              <w:pBdr>
                <w:top w:space="0" w:sz="0" w:val="nil"/>
                <w:left w:space="0" w:sz="0" w:val="nil"/>
                <w:bottom w:space="0" w:sz="0" w:val="nil"/>
                <w:right w:space="0" w:sz="0" w:val="nil"/>
                <w:between w:space="0" w:sz="0" w:val="nil"/>
              </w:pBdr>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Інтеграція до кінця 2025 року</w:t>
            </w:r>
          </w:p>
        </w:tc>
      </w:tr>
      <w:tr>
        <w:trPr>
          <w:cantSplit w:val="0"/>
          <w:trHeight w:val="1725" w:hRule="atLeast"/>
          <w:tblHeader w:val="0"/>
        </w:trPr>
        <w:tc>
          <w:tcPr>
            <w:vMerge w:val="continue"/>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8"/>
                <w:szCs w:val="18"/>
              </w:rPr>
            </w:pPr>
            <w:r w:rsidDel="00000000" w:rsidR="00000000" w:rsidRPr="00000000">
              <w:rPr>
                <w:rtl w:val="0"/>
              </w:rPr>
            </w:r>
          </w:p>
        </w:tc>
        <w:tc>
          <w:tcPr>
            <w:vAlign w:val="center"/>
          </w:tcPr>
          <w:p w:rsidR="00000000" w:rsidDel="00000000" w:rsidP="00000000" w:rsidRDefault="00000000" w:rsidRPr="00000000" w14:paraId="00000052">
            <w:pPr xmlns:w="http://schemas.openxmlformats.org/wordprocessingml/2006/main">
              <w:tabs>
                <w:tab w:val="left" w:leader="none" w:pos="1418"/>
              </w:tabs>
              <w:spacing w:after="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w:t>
            </w:r>
          </w:p>
          <w:p w:rsidR="00000000" w:rsidDel="00000000" w:rsidP="00000000" w:rsidRDefault="00000000" w:rsidRPr="00000000" w14:paraId="00000053">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Створіть мережу інновацій</w:t>
            </w:r>
          </w:p>
        </w:tc>
        <w:tc>
          <w:tcPr>
            <w:vAlign w:val="center"/>
          </w:tcPr>
          <w:p w:rsidR="00000000" w:rsidDel="00000000" w:rsidP="00000000" w:rsidRDefault="00000000" w:rsidRPr="00000000" w14:paraId="00000054">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Розробка «SMARTUP» як зірки в освіті</w:t>
            </w:r>
          </w:p>
        </w:tc>
        <w:tc>
          <w:tcPr>
            <w:vAlign w:val="center"/>
          </w:tcPr>
          <w:p w:rsidR="00000000" w:rsidDel="00000000" w:rsidP="00000000" w:rsidRDefault="00000000" w:rsidRPr="00000000" w14:paraId="00000055">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sdt xmlns:w="http://schemas.openxmlformats.org/wordprocessingml/2006/main">
              <w:sdtPr>
                <w:id w:val="166560217"/>
                <w:tag w:val="goog_rdk_0"/>
              </w:sdtPr>
              <w:sdtContent>
                <w:r w:rsidDel="00000000" w:rsidR="00000000" w:rsidRPr="00000000">
                  <w:rPr>
                    <w:rFonts w:ascii="Times New Roman" w:cs="Times New Roman" w:eastAsia="Times New Roman" w:hAnsi="Times New Roman"/>
                    <w:color w:val="000000"/>
                    <w:sz w:val="18"/>
                    <w:szCs w:val="18"/>
                    <w:highlight w:val="yellow"/>
                    <w:rtl w:val="0"/>
                    <w:rPrChange w:author="Tereza Cartaxo" w:id="0" w:date="2025-07-27T13:38:03Z">
                      <w:rPr>
                        <w:rFonts w:ascii="Times New Roman" w:cs="Times New Roman" w:eastAsia="Times New Roman" w:hAnsi="Times New Roman"/>
                        <w:color w:val="000000"/>
                        <w:sz w:val="18"/>
                        <w:szCs w:val="18"/>
                      </w:rPr>
                    </w:rPrChange>
                  </w:rPr>
                  <w:t xml:space="preserve">Peducation </w:t>
                </w:r>
              </w:sdtContent>
            </w:sdt>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програма на </w:t>
            </w:r>
            <w:hyperlink xmlns:w="http://schemas.openxmlformats.org/wordprocessingml/2006/main" xmlns:r="http://schemas.openxmlformats.org/officeDocument/2006/relationships" r:id="rId16">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конференціях </w:t>
              </w:r>
            </w:hyperlink>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(до 5 щороку)</w:t>
            </w:r>
          </w:p>
        </w:tc>
        <w:tc>
          <w:tcPr>
            <w:vAlign w:val="center"/>
          </w:tcPr>
          <w:p w:rsidR="00000000" w:rsidDel="00000000" w:rsidP="00000000" w:rsidRDefault="00000000" w:rsidRPr="00000000" w14:paraId="00000056">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Використовуйте існуючі конференції UNL-BIOSCOPE</w:t>
            </w:r>
          </w:p>
        </w:tc>
        <w:tc>
          <w:tcPr>
            <w:vAlign w:val="center"/>
          </w:tcPr>
          <w:p w:rsidR="00000000" w:rsidDel="00000000" w:rsidP="00000000" w:rsidRDefault="00000000" w:rsidRPr="00000000" w14:paraId="00000057">
            <w:pPr xmlns:w="http://schemas.openxmlformats.org/wordprocessingml/2006/main">
              <w:tabs>
                <w:tab w:val="left" w:leader="none" w:pos="1418"/>
                <w:tab w:val="left" w:leader="none" w:pos="554"/>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співпраця між академічними колами та промисловістю</w:t>
            </w:r>
          </w:p>
        </w:tc>
        <w:tc>
          <w:tcPr>
            <w:vAlign w:val="center"/>
          </w:tcPr>
          <w:p w:rsidR="00000000" w:rsidDel="00000000" w:rsidP="00000000" w:rsidRDefault="00000000" w:rsidRPr="00000000" w14:paraId="00000058">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SMARTUP запрацює до кінця Фази 1</w:t>
            </w:r>
          </w:p>
        </w:tc>
      </w:tr>
      <w:tr>
        <w:trPr>
          <w:cantSplit w:val="0"/>
          <w:tblHeader w:val="0"/>
        </w:trPr>
        <w:tc>
          <w:tcPr>
            <w:vMerge w:val="restart"/>
            <w:vAlign w:val="center"/>
          </w:tcPr>
          <w:p w:rsidR="00000000" w:rsidDel="00000000" w:rsidP="00000000" w:rsidRDefault="00000000" w:rsidRPr="00000000" w14:paraId="00000059">
            <w:pPr xmlns:w="http://schemas.openxmlformats.org/wordprocessingml/2006/main">
              <w:tabs>
                <w:tab w:val="left" w:leader="none" w:pos="1418"/>
              </w:tabs>
              <w:spacing w:after="0" w:lineRule="auto"/>
              <w:jc w:val="center"/>
              <w:rPr>
                <w:rFonts w:ascii="Times New Roman" w:cs="Times New Roman" w:eastAsia="Times New Roman" w:hAnsi="Times New Roman"/>
                <w:b w:val="1"/>
                <w:sz w:val="18"/>
                <w:szCs w:val="18"/>
              </w:rPr>
            </w:pPr>
            <w:r xmlns:w="http://schemas.openxmlformats.org/wordprocessingml/2006/main" w:rsidDel="00000000" w:rsidR="00000000" w:rsidRPr="00000000">
              <w:rPr>
                <w:rFonts w:ascii="Times New Roman" w:cs="Times New Roman" w:eastAsia="Times New Roman" w:hAnsi="Times New Roman"/>
                <w:b w:val="1"/>
                <w:sz w:val="18"/>
                <w:szCs w:val="18"/>
                <w:rtl w:val="0"/>
              </w:rPr>
              <w:t xml:space="preserve">Дія 2</w:t>
            </w:r>
          </w:p>
          <w:p w:rsidR="00000000" w:rsidDel="00000000" w:rsidP="00000000" w:rsidRDefault="00000000" w:rsidRPr="00000000" w14:paraId="0000005A">
            <w:pPr xmlns:w="http://schemas.openxmlformats.org/wordprocessingml/2006/main">
              <w:tabs>
                <w:tab w:val="left" w:leader="none" w:pos="1418"/>
              </w:tabs>
              <w:spacing w:after="0" w:lineRule="auto"/>
              <w:jc w:val="center"/>
              <w:rPr>
                <w:rFonts w:ascii="Times New Roman" w:cs="Times New Roman" w:eastAsia="Times New Roman" w:hAnsi="Times New Roman"/>
                <w:b w:val="1"/>
                <w:sz w:val="18"/>
                <w:szCs w:val="18"/>
              </w:rPr>
            </w:pPr>
            <w:r xmlns:w="http://schemas.openxmlformats.org/wordprocessingml/2006/main" w:rsidDel="00000000" w:rsidR="00000000" w:rsidRPr="00000000">
              <w:rPr>
                <w:rFonts w:ascii="Times New Roman" w:cs="Times New Roman" w:eastAsia="Times New Roman" w:hAnsi="Times New Roman"/>
                <w:b w:val="1"/>
                <w:sz w:val="18"/>
                <w:szCs w:val="18"/>
                <w:rtl w:val="0"/>
              </w:rPr>
              <w:t xml:space="preserve">Фаза 2А (2026-2027)</w:t>
            </w:r>
          </w:p>
          <w:p w:rsidR="00000000" w:rsidDel="00000000" w:rsidP="00000000" w:rsidRDefault="00000000" w:rsidRPr="00000000" w14:paraId="0000005B">
            <w:pPr xmlns:w="http://schemas.openxmlformats.org/wordprocessingml/2006/main">
              <w:tabs>
                <w:tab w:val="left" w:leader="none" w:pos="1418"/>
              </w:tabs>
              <w:jc w:val="center"/>
              <w:rPr>
                <w:rFonts w:ascii="Times New Roman" w:cs="Times New Roman" w:eastAsia="Times New Roman" w:hAnsi="Times New Roman"/>
                <w:b w:val="1"/>
                <w:sz w:val="18"/>
                <w:szCs w:val="18"/>
              </w:rPr>
            </w:pPr>
            <w:r xmlns:w="http://schemas.openxmlformats.org/wordprocessingml/2006/main" w:rsidDel="00000000" w:rsidR="00000000" w:rsidRPr="00000000">
              <w:rPr>
                <w:rFonts w:ascii="Times New Roman" w:cs="Times New Roman" w:eastAsia="Times New Roman" w:hAnsi="Times New Roman"/>
                <w:b w:val="1"/>
                <w:sz w:val="18"/>
                <w:szCs w:val="18"/>
                <w:rtl w:val="0"/>
              </w:rPr>
              <w:t xml:space="preserve">Розширення та посилення впливу</w:t>
            </w:r>
          </w:p>
        </w:tc>
        <w:tc>
          <w:tcPr>
            <w:vAlign w:val="center"/>
          </w:tcPr>
          <w:p w:rsidR="00000000" w:rsidDel="00000000" w:rsidP="00000000" w:rsidRDefault="00000000" w:rsidRPr="00000000" w14:paraId="0000005C">
            <w:pPr xmlns:w="http://schemas.openxmlformats.org/wordprocessingml/2006/main">
              <w:tabs>
                <w:tab w:val="left" w:leader="none" w:pos="1418"/>
              </w:tabs>
              <w:spacing w:after="0" w:lineRule="auto"/>
              <w:jc w:val="center"/>
              <w:rPr>
                <w:rFonts w:ascii="Times New Roman" w:cs="Times New Roman" w:eastAsia="Times New Roman" w:hAnsi="Times New Roman"/>
                <w:b w:val="1"/>
                <w:color w:val="000000"/>
                <w:sz w:val="18"/>
                <w:szCs w:val="18"/>
              </w:rPr>
            </w:pPr>
            <w:r xmlns:w="http://schemas.openxmlformats.org/wordprocessingml/2006/main" w:rsidDel="00000000" w:rsidR="00000000" w:rsidRPr="00000000">
              <w:rPr>
                <w:rFonts w:ascii="Times New Roman" w:cs="Times New Roman" w:eastAsia="Times New Roman" w:hAnsi="Times New Roman"/>
                <w:b w:val="1"/>
                <w:color w:val="000000"/>
                <w:sz w:val="18"/>
                <w:szCs w:val="18"/>
                <w:rtl w:val="0"/>
              </w:rPr>
              <w:t xml:space="preserve">3</w:t>
            </w:r>
          </w:p>
          <w:p w:rsidR="00000000" w:rsidDel="00000000" w:rsidP="00000000" w:rsidRDefault="00000000" w:rsidRPr="00000000" w14:paraId="0000005D">
            <w:pPr xmlns:w="http://schemas.openxmlformats.org/wordprocessingml/2006/main">
              <w:tabs>
                <w:tab w:val="left" w:leader="none" w:pos="1418"/>
              </w:tabs>
              <w:spacing w:after="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Масштабування впровадження по всій Європі</w:t>
            </w:r>
          </w:p>
          <w:p w:rsidR="00000000" w:rsidDel="00000000" w:rsidP="00000000" w:rsidRDefault="00000000" w:rsidRPr="00000000" w14:paraId="0000005E">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tl w:val="0"/>
              </w:rPr>
            </w:r>
          </w:p>
        </w:tc>
        <w:tc>
          <w:tcPr>
            <w:vAlign w:val="center"/>
          </w:tcPr>
          <w:p w:rsidR="00000000" w:rsidDel="00000000" w:rsidP="00000000" w:rsidRDefault="00000000" w:rsidRPr="00000000" w14:paraId="0000005F">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Розширити програму до 20 вищих навчальних закладів по всій Європі.</w:t>
            </w:r>
          </w:p>
        </w:tc>
        <w:tc>
          <w:tcPr>
            <w:vAlign w:val="center"/>
          </w:tcPr>
          <w:p w:rsidR="00000000" w:rsidDel="00000000" w:rsidP="00000000" w:rsidRDefault="00000000" w:rsidRPr="00000000" w14:paraId="00000060">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2000 студентів та 20 викладачів</w:t>
            </w:r>
          </w:p>
        </w:tc>
        <w:tc>
          <w:tcPr>
            <w:vAlign w:val="center"/>
          </w:tcPr>
          <w:p w:rsidR="00000000" w:rsidDel="00000000" w:rsidP="00000000" w:rsidRDefault="00000000" w:rsidRPr="00000000" w14:paraId="00000061">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Забезпечити додаткове національне фінансування.</w:t>
            </w:r>
          </w:p>
        </w:tc>
        <w:tc>
          <w:tcPr>
            <w:vAlign w:val="center"/>
          </w:tcPr>
          <w:p w:rsidR="00000000" w:rsidDel="00000000" w:rsidP="00000000" w:rsidRDefault="00000000" w:rsidRPr="00000000" w14:paraId="00000062">
            <w:pPr xmlns:w="http://schemas.openxmlformats.org/wordprocessingml/2006/main">
              <w:tabs>
                <w:tab w:val="left" w:leader="none" w:pos="1418"/>
                <w:tab w:val="left" w:leader="none" w:pos="476"/>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Сприяє загальноєвропейській освітній трансформації.</w:t>
            </w:r>
          </w:p>
        </w:tc>
        <w:tc>
          <w:tcPr>
            <w:vAlign w:val="center"/>
          </w:tcPr>
          <w:p w:rsidR="00000000" w:rsidDel="00000000" w:rsidP="00000000" w:rsidRDefault="00000000" w:rsidRPr="00000000" w14:paraId="00000063">
            <w:pPr>
              <w:tabs>
                <w:tab w:val="left" w:leader="none" w:pos="1418"/>
              </w:tabs>
              <w:spacing w:after="0" w:lineRule="auto"/>
              <w:jc w:val="center"/>
              <w:rPr>
                <w:rFonts w:ascii="Times New Roman" w:cs="Times New Roman" w:eastAsia="Times New Roman" w:hAnsi="Times New Roman"/>
                <w:color w:val="000000"/>
                <w:sz w:val="18"/>
                <w:szCs w:val="18"/>
              </w:rPr>
            </w:pPr>
            <w:r w:rsidDel="00000000" w:rsidR="00000000" w:rsidRPr="00000000">
              <w:rPr>
                <w:rtl w:val="0"/>
              </w:rPr>
            </w:r>
          </w:p>
          <w:p w:rsidR="00000000" w:rsidDel="00000000" w:rsidP="00000000" w:rsidRDefault="00000000" w:rsidRPr="00000000" w14:paraId="00000064">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Повне масштабування до кінця 2027 року.</w:t>
            </w:r>
          </w:p>
        </w:tc>
      </w:tr>
      <w:tr>
        <w:trPr>
          <w:cantSplit w:val="0"/>
          <w:trHeight w:val="940" w:hRule="atLeast"/>
          <w:tblHeader w:val="0"/>
        </w:trPr>
        <w:tc>
          <w:tcPr>
            <w:vMerge w:val="continue"/>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8"/>
                <w:szCs w:val="18"/>
              </w:rPr>
            </w:pPr>
            <w:r w:rsidDel="00000000" w:rsidR="00000000" w:rsidRPr="00000000">
              <w:rPr>
                <w:rtl w:val="0"/>
              </w:rPr>
            </w:r>
          </w:p>
        </w:tc>
        <w:tc>
          <w:tcPr>
            <w:vAlign w:val="center"/>
          </w:tcPr>
          <w:p w:rsidR="00000000" w:rsidDel="00000000" w:rsidP="00000000" w:rsidRDefault="00000000" w:rsidRPr="00000000" w14:paraId="00000066">
            <w:pPr xmlns:w="http://schemas.openxmlformats.org/wordprocessingml/2006/main">
              <w:tabs>
                <w:tab w:val="left" w:leader="none" w:pos="1418"/>
              </w:tabs>
              <w:spacing w:after="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b w:val="1"/>
                <w:color w:val="000000"/>
                <w:sz w:val="18"/>
                <w:szCs w:val="18"/>
                <w:rtl w:val="0"/>
              </w:rPr>
              <w:t xml:space="preserve">4</w:t>
            </w:r>
          </w:p>
          <w:p w:rsidR="00000000" w:rsidDel="00000000" w:rsidP="00000000" w:rsidRDefault="00000000" w:rsidRPr="00000000" w14:paraId="00000067">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Розвиток підприємницьких навичок</w:t>
            </w:r>
          </w:p>
        </w:tc>
        <w:tc>
          <w:tcPr>
            <w:vAlign w:val="center"/>
          </w:tcPr>
          <w:p w:rsidR="00000000" w:rsidDel="00000000" w:rsidP="00000000" w:rsidRDefault="00000000" w:rsidRPr="00000000" w14:paraId="00000068">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Табори для навчання</w:t>
            </w:r>
          </w:p>
        </w:tc>
        <w:tc>
          <w:tcPr>
            <w:vAlign w:val="center"/>
          </w:tcPr>
          <w:p w:rsidR="00000000" w:rsidDel="00000000" w:rsidP="00000000" w:rsidRDefault="00000000" w:rsidRPr="00000000" w14:paraId="00000069">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Навчити 160 вчителів</w:t>
            </w:r>
          </w:p>
        </w:tc>
        <w:tc>
          <w:tcPr>
            <w:vAlign w:val="center"/>
          </w:tcPr>
          <w:p w:rsidR="00000000" w:rsidDel="00000000" w:rsidP="00000000" w:rsidRDefault="00000000" w:rsidRPr="00000000" w14:paraId="0000006A">
            <w:pPr xmlns:w="http://schemas.openxmlformats.org/wordprocessingml/2006/main">
              <w:tabs>
                <w:tab w:val="left" w:leader="none" w:pos="1418"/>
                <w:tab w:val="left" w:leader="none" w:pos="49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Партнери KIC для наставництва та фінансування.</w:t>
            </w:r>
          </w:p>
        </w:tc>
        <w:tc>
          <w:tcPr>
            <w:vAlign w:val="center"/>
          </w:tcPr>
          <w:p w:rsidR="00000000" w:rsidDel="00000000" w:rsidP="00000000" w:rsidRDefault="00000000" w:rsidRPr="00000000" w14:paraId="0000006B">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Узгоджується з підвищенням працевлаштування.</w:t>
            </w:r>
          </w:p>
        </w:tc>
        <w:tc>
          <w:tcPr>
            <w:vAlign w:val="center"/>
          </w:tcPr>
          <w:p w:rsidR="00000000" w:rsidDel="00000000" w:rsidP="00000000" w:rsidRDefault="00000000" w:rsidRPr="00000000" w14:paraId="0000006C">
            <w:pPr xmlns:w="http://schemas.openxmlformats.org/wordprocessingml/2006/main">
              <w:tabs>
                <w:tab w:val="left" w:leader="none" w:pos="1418"/>
                <w:tab w:val="left" w:leader="none" w:pos="642"/>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Навчальні табори запрацюють до 2026 року.</w:t>
            </w:r>
          </w:p>
        </w:tc>
      </w:tr>
      <w:tr>
        <w:trPr>
          <w:cantSplit w:val="0"/>
          <w:tblHeader w:val="0"/>
        </w:trPr>
        <w:tc>
          <w:tcPr>
            <w:vMerge w:val="restart"/>
            <w:vAlign w:val="center"/>
          </w:tcPr>
          <w:p w:rsidR="00000000" w:rsidDel="00000000" w:rsidP="00000000" w:rsidRDefault="00000000" w:rsidRPr="00000000" w14:paraId="0000006D">
            <w:pPr xmlns:w="http://schemas.openxmlformats.org/wordprocessingml/2006/main">
              <w:tabs>
                <w:tab w:val="left" w:leader="none" w:pos="1418"/>
              </w:tabs>
              <w:jc w:val="center"/>
              <w:rPr>
                <w:rFonts w:ascii="Times New Roman" w:cs="Times New Roman" w:eastAsia="Times New Roman" w:hAnsi="Times New Roman"/>
                <w:b w:val="1"/>
                <w:sz w:val="18"/>
                <w:szCs w:val="18"/>
              </w:rPr>
            </w:pPr>
            <w:r xmlns:w="http://schemas.openxmlformats.org/wordprocessingml/2006/main" w:rsidDel="00000000" w:rsidR="00000000" w:rsidRPr="00000000">
              <w:rPr>
                <w:rFonts w:ascii="Times New Roman" w:cs="Times New Roman" w:eastAsia="Times New Roman" w:hAnsi="Times New Roman"/>
                <w:b w:val="1"/>
                <w:sz w:val="18"/>
                <w:szCs w:val="18"/>
                <w:rtl w:val="0"/>
              </w:rPr>
              <w:t xml:space="preserve">Дія 3 Фаза 2B (2026-2027): Інституціоналізація та глобальна інформаційно-просвітницька робота</w:t>
            </w:r>
          </w:p>
        </w:tc>
        <w:tc>
          <w:tcPr>
            <w:vAlign w:val="center"/>
          </w:tcPr>
          <w:p w:rsidR="00000000" w:rsidDel="00000000" w:rsidP="00000000" w:rsidRDefault="00000000" w:rsidRPr="00000000" w14:paraId="0000006E">
            <w:pPr xmlns:w="http://schemas.openxmlformats.org/wordprocessingml/2006/main">
              <w:tabs>
                <w:tab w:val="left" w:leader="none" w:pos="1418"/>
              </w:tabs>
              <w:spacing w:after="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b w:val="1"/>
                <w:color w:val="000000"/>
                <w:sz w:val="18"/>
                <w:szCs w:val="18"/>
                <w:rtl w:val="0"/>
              </w:rPr>
              <w:t xml:space="preserve">5</w:t>
            </w:r>
          </w:p>
          <w:p w:rsidR="00000000" w:rsidDel="00000000" w:rsidP="00000000" w:rsidRDefault="00000000" w:rsidRPr="00000000" w14:paraId="0000006F">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Інституціоналізуйте програму</w:t>
            </w:r>
          </w:p>
        </w:tc>
        <w:tc>
          <w:tcPr>
            <w:vAlign w:val="center"/>
          </w:tcPr>
          <w:p w:rsidR="00000000" w:rsidDel="00000000" w:rsidP="00000000" w:rsidRDefault="00000000" w:rsidRPr="00000000" w14:paraId="00000070">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Інституціоналізуйте програму</w:t>
            </w:r>
          </w:p>
        </w:tc>
        <w:tc>
          <w:tcPr>
            <w:vAlign w:val="center"/>
          </w:tcPr>
          <w:p w:rsidR="00000000" w:rsidDel="00000000" w:rsidP="00000000" w:rsidRDefault="00000000" w:rsidRPr="00000000" w14:paraId="00000071">
            <w:pPr xmlns:w="http://schemas.openxmlformats.org/wordprocessingml/2006/main">
              <w:tabs>
                <w:tab w:val="left" w:leader="none" w:pos="1418"/>
                <w:tab w:val="left" w:leader="none" w:pos="465"/>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включити цей пристрій до основних навчальних програм щонайменше 20 вищих навчальних закладів.</w:t>
            </w:r>
          </w:p>
        </w:tc>
        <w:tc>
          <w:tcPr>
            <w:vAlign w:val="center"/>
          </w:tcPr>
          <w:p w:rsidR="00000000" w:rsidDel="00000000" w:rsidP="00000000" w:rsidRDefault="00000000" w:rsidRPr="00000000" w14:paraId="00000072">
            <w:pPr xmlns:w="http://schemas.openxmlformats.org/wordprocessingml/2006/main">
              <w:tabs>
                <w:tab w:val="left" w:leader="none" w:pos="1418"/>
                <w:tab w:val="left" w:leader="none" w:pos="709"/>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у стандарти акредитації ступенів.</w:t>
            </w:r>
          </w:p>
        </w:tc>
        <w:tc>
          <w:tcPr>
            <w:vAlign w:val="center"/>
          </w:tcPr>
          <w:p w:rsidR="00000000" w:rsidDel="00000000" w:rsidP="00000000" w:rsidRDefault="00000000" w:rsidRPr="00000000" w14:paraId="00000073">
            <w:pPr xmlns:w="http://schemas.openxmlformats.org/wordprocessingml/2006/main">
              <w:tabs>
                <w:tab w:val="left" w:leader="none" w:pos="1418"/>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довгострокові системні зміни в освіті.</w:t>
            </w:r>
          </w:p>
        </w:tc>
        <w:tc>
          <w:tcPr>
            <w:vAlign w:val="center"/>
          </w:tcPr>
          <w:p w:rsidR="00000000" w:rsidDel="00000000" w:rsidP="00000000" w:rsidRDefault="00000000" w:rsidRPr="00000000" w14:paraId="00000074">
            <w:pPr xmlns:w="http://schemas.openxmlformats.org/wordprocessingml/2006/main">
              <w:tabs>
                <w:tab w:val="left" w:leader="none" w:pos="1418"/>
                <w:tab w:val="left" w:leader="none" w:pos="742"/>
              </w:tabs>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Інституціоналізація завершена до кінця 2026 року.</w:t>
            </w:r>
          </w:p>
        </w:tc>
      </w:tr>
      <w:tr>
        <w:trPr>
          <w:cantSplit w:val="0"/>
          <w:tblHeader w:val="0"/>
        </w:trPr>
        <w:tc>
          <w:tcPr>
            <w:vMerge w:val="continue"/>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8"/>
                <w:szCs w:val="18"/>
              </w:rPr>
            </w:pPr>
            <w:r w:rsidDel="00000000" w:rsidR="00000000" w:rsidRPr="00000000">
              <w:rPr>
                <w:rtl w:val="0"/>
              </w:rPr>
            </w:r>
          </w:p>
        </w:tc>
        <w:tc>
          <w:tcPr>
            <w:vAlign w:val="center"/>
          </w:tcPr>
          <w:p w:rsidR="00000000" w:rsidDel="00000000" w:rsidP="00000000" w:rsidRDefault="00000000" w:rsidRPr="00000000" w14:paraId="00000076">
            <w:pPr xmlns:w="http://schemas.openxmlformats.org/wordprocessingml/2006/main">
              <w:tabs>
                <w:tab w:val="left" w:leader="none" w:pos="1418"/>
              </w:tabs>
              <w:spacing w:after="0" w:lineRule="auto"/>
              <w:jc w:val="center"/>
              <w:rPr>
                <w:rFonts w:ascii="Times New Roman" w:cs="Times New Roman" w:eastAsia="Times New Roman" w:hAnsi="Times New Roman"/>
                <w:b w:val="1"/>
                <w:sz w:val="18"/>
                <w:szCs w:val="18"/>
              </w:rPr>
            </w:pPr>
            <w:r xmlns:w="http://schemas.openxmlformats.org/wordprocessingml/2006/main" w:rsidDel="00000000" w:rsidR="00000000" w:rsidRPr="00000000">
              <w:rPr>
                <w:rFonts w:ascii="Times New Roman" w:cs="Times New Roman" w:eastAsia="Times New Roman" w:hAnsi="Times New Roman"/>
                <w:b w:val="1"/>
                <w:sz w:val="18"/>
                <w:szCs w:val="18"/>
                <w:rtl w:val="0"/>
              </w:rPr>
              <w:t xml:space="preserve">6</w:t>
            </w:r>
          </w:p>
          <w:p w:rsidR="00000000" w:rsidDel="00000000" w:rsidP="00000000" w:rsidRDefault="00000000" w:rsidRPr="00000000" w14:paraId="00000077">
            <w:pPr xmlns:w="http://schemas.openxmlformats.org/wordprocessingml/2006/main">
              <w:tabs>
                <w:tab w:val="left" w:leader="none" w:pos="1418"/>
              </w:tabs>
              <w:jc w:val="center"/>
              <w:rPr>
                <w:rFonts w:ascii="Times New Roman" w:cs="Times New Roman" w:eastAsia="Times New Roman" w:hAnsi="Times New Roman"/>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Зміцнення глобальних партнерств</w:t>
            </w:r>
          </w:p>
        </w:tc>
        <w:tc>
          <w:tcPr>
            <w:vAlign w:val="center"/>
          </w:tcPr>
          <w:p w:rsidR="00000000" w:rsidDel="00000000" w:rsidP="00000000" w:rsidRDefault="00000000" w:rsidRPr="00000000" w14:paraId="00000078">
            <w:pPr xmlns:w="http://schemas.openxmlformats.org/wordprocessingml/2006/main">
              <w:tabs>
                <w:tab w:val="left" w:leader="none" w:pos="1418"/>
              </w:tabs>
              <w:jc w:val="center"/>
              <w:rPr>
                <w:rFonts w:ascii="Times New Roman" w:cs="Times New Roman" w:eastAsia="Times New Roman" w:hAnsi="Times New Roman"/>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глобалізація програми</w:t>
            </w:r>
          </w:p>
        </w:tc>
        <w:tc>
          <w:tcPr>
            <w:vAlign w:val="center"/>
          </w:tcPr>
          <w:p w:rsidR="00000000" w:rsidDel="00000000" w:rsidP="00000000" w:rsidRDefault="00000000" w:rsidRPr="00000000" w14:paraId="00000079">
            <w:pPr xmlns:w="http://schemas.openxmlformats.org/wordprocessingml/2006/main">
              <w:tabs>
                <w:tab w:val="left" w:leader="none" w:pos="1418"/>
              </w:tabs>
              <w:jc w:val="center"/>
              <w:rPr>
                <w:rFonts w:ascii="Times New Roman" w:cs="Times New Roman" w:eastAsia="Times New Roman" w:hAnsi="Times New Roman"/>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співпраця з 20 університетами світу.</w:t>
            </w:r>
          </w:p>
        </w:tc>
        <w:tc>
          <w:tcPr>
            <w:vAlign w:val="center"/>
          </w:tcPr>
          <w:p w:rsidR="00000000" w:rsidDel="00000000" w:rsidP="00000000" w:rsidRDefault="00000000" w:rsidRPr="00000000" w14:paraId="0000007A">
            <w:pPr xmlns:w="http://schemas.openxmlformats.org/wordprocessingml/2006/main">
              <w:tabs>
                <w:tab w:val="left" w:leader="none" w:pos="1418"/>
              </w:tabs>
              <w:jc w:val="center"/>
              <w:rPr>
                <w:rFonts w:ascii="Times New Roman" w:cs="Times New Roman" w:eastAsia="Times New Roman" w:hAnsi="Times New Roman"/>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Лідерство Європи в освітніх інноваціях як важіль впливу.</w:t>
            </w:r>
          </w:p>
        </w:tc>
        <w:tc>
          <w:tcPr>
            <w:vAlign w:val="center"/>
          </w:tcPr>
          <w:p w:rsidR="00000000" w:rsidDel="00000000" w:rsidP="00000000" w:rsidRDefault="00000000" w:rsidRPr="00000000" w14:paraId="0000007B">
            <w:pPr xmlns:w="http://schemas.openxmlformats.org/wordprocessingml/2006/main">
              <w:tabs>
                <w:tab w:val="left" w:leader="none" w:pos="1418"/>
                <w:tab w:val="left" w:leader="none" w:pos="476"/>
              </w:tabs>
              <w:jc w:val="center"/>
              <w:rPr>
                <w:rFonts w:ascii="Times New Roman" w:cs="Times New Roman" w:eastAsia="Times New Roman" w:hAnsi="Times New Roman"/>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Розширює вплив Європи на глобальну освіту.</w:t>
            </w:r>
          </w:p>
        </w:tc>
        <w:tc>
          <w:tcPr>
            <w:vAlign w:val="center"/>
          </w:tcPr>
          <w:p w:rsidR="00000000" w:rsidDel="00000000" w:rsidP="00000000" w:rsidRDefault="00000000" w:rsidRPr="00000000" w14:paraId="0000007C">
            <w:pPr xmlns:w="http://schemas.openxmlformats.org/wordprocessingml/2006/main">
              <w:tabs>
                <w:tab w:val="left" w:leader="none" w:pos="1418"/>
              </w:tabs>
              <w:jc w:val="center"/>
              <w:rPr>
                <w:rFonts w:ascii="Times New Roman" w:cs="Times New Roman" w:eastAsia="Times New Roman" w:hAnsi="Times New Roman"/>
                <w:sz w:val="18"/>
                <w:szCs w:val="18"/>
              </w:rPr>
            </w:pPr>
            <w:r xmlns:w="http://schemas.openxmlformats.org/wordprocessingml/2006/main" w:rsidDel="00000000" w:rsidR="00000000" w:rsidRPr="00000000">
              <w:rPr>
                <w:rFonts w:ascii="Times New Roman" w:cs="Times New Roman" w:eastAsia="Times New Roman" w:hAnsi="Times New Roman"/>
                <w:sz w:val="18"/>
                <w:szCs w:val="18"/>
                <w:rtl w:val="0"/>
              </w:rPr>
              <w:t xml:space="preserve">Партнерства, що працюють до кінця 2027 року.</w:t>
            </w:r>
          </w:p>
        </w:tc>
      </w:tr>
    </w:tbl>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7E">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xmlns:w="http://schemas.openxmlformats.org/wordprocessingml/2006/main" w:rsidDel="00000000" w:rsidR="00000000" w:rsidRPr="00000000">
        <w:rPr>
          <w:rFonts w:ascii="Times New Roman" w:cs="Times New Roman" w:eastAsia="Times New Roman" w:hAnsi="Times New Roman"/>
          <w:b w:val="1"/>
          <w:color w:val="333333"/>
          <w:sz w:val="24"/>
          <w:szCs w:val="24"/>
          <w:rtl w:val="0"/>
        </w:rPr>
        <w:t xml:space="preserve">1.2. Методологія (максимум 8 сторінок/24 000 символів)</w:t>
      </w:r>
    </w:p>
    <w:p w:rsidR="00000000" w:rsidDel="00000000" w:rsidP="00000000" w:rsidRDefault="00000000" w:rsidRPr="00000000" w14:paraId="0000007F">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333333"/>
        </w:rPr>
      </w:pPr>
      <w:r xmlns:w="http://schemas.openxmlformats.org/wordprocessingml/2006/main" w:rsidDel="00000000" w:rsidR="00000000" w:rsidRPr="00000000">
        <w:rPr>
          <w:rFonts w:ascii="Times New Roman" w:cs="Times New Roman" w:eastAsia="Times New Roman" w:hAnsi="Times New Roman"/>
          <w:color w:val="333333"/>
          <w:rtl w:val="0"/>
        </w:rPr>
        <w:t xml:space="preserve">Якість навчальних програм у Європі, особливо в галузі природничих наук, часто критикують за надмірну теоретичність з обмеженим акцентом на експериментальні та практичні </w:t>
      </w:r>
      <w:sdt xmlns:w="http://schemas.openxmlformats.org/wordprocessingml/2006/main">
        <w:sdtPr>
          <w:id w:val="-589179856"/>
          <w:tag w:val="goog_rdk_1"/>
        </w:sdtPr>
        <w:sdtContent>
          <w:ins w:author="Tereza Cartaxo" w:id="1" w:date="2025-07-27T13:42:00Z"/>
          <w:sdt>
            <w:sdtPr>
              <w:id w:val="-1411201531"/>
              <w:tag w:val="goog_rdk_2"/>
            </w:sdtPr>
            <w:sdtContent>
              <w:ins w:author="Tereza Cartaxo" w:id="1" w:date="2025-07-27T13:42:00Z">
                <w:r w:rsidDel="00000000" w:rsidR="00000000" w:rsidRPr="00000000">
                  <w:rPr>
                    <w:rFonts w:ascii="Times New Roman" w:cs="Times New Roman" w:eastAsia="Times New Roman" w:hAnsi="Times New Roman"/>
                    <w:sz w:val="26"/>
                    <w:szCs w:val="26"/>
                    <w:rtl w:val="0"/>
                    <w:rPrChange w:author="Tereza Cartaxo" w:id="2" w:date="2025-07-27T13:42:00Z">
                      <w:rPr>
                        <w:rFonts w:ascii="Times New Roman" w:cs="Times New Roman" w:eastAsia="Times New Roman" w:hAnsi="Times New Roman"/>
                        <w:color w:val="333333"/>
                      </w:rPr>
                    </w:rPrChange>
                  </w:rPr>
                  <w:t xml:space="preserve">A</w:t>
                </w:r>
              </w:ins>
            </w:sdtContent>
          </w:sdt>
          <w:ins w:author="Tereza Cartaxo" w:id="1" w:date="2025-07-27T13:42:00Z"/>
        </w:sdtContent>
      </w:sdt>
      <w:sdt xmlns:w="http://schemas.openxmlformats.org/wordprocessingml/2006/main">
        <w:sdtPr>
          <w:id w:val="8658862"/>
          <w:tag w:val="goog_rdk_3"/>
        </w:sdtPr>
        <w:sdtContent>
          <w:del w:author="Tereza Cartaxo" w:id="1" w:date="2025-07-27T13:42:00Z">
            <w:r w:rsidDel="00000000" w:rsidR="00000000" w:rsidRPr="00000000">
              <w:rPr>
                <w:rFonts w:ascii="Times New Roman" w:cs="Times New Roman" w:eastAsia="Times New Roman" w:hAnsi="Times New Roman"/>
                <w:color w:val="333333"/>
                <w:sz w:val="26"/>
                <w:szCs w:val="26"/>
                <w:rtl w:val="0"/>
              </w:rPr>
              <w:delText xml:space="preserve">a</w:delText>
            </w:r>
          </w:del>
        </w:sdtContent>
      </w:sdt>
      <w:r xmlns:w="http://schemas.openxmlformats.org/wordprocessingml/2006/main" w:rsidDel="00000000" w:rsidR="00000000" w:rsidRPr="00000000">
        <w:rPr>
          <w:rFonts w:ascii="Times New Roman" w:cs="Times New Roman" w:eastAsia="Times New Roman" w:hAnsi="Times New Roman"/>
          <w:color w:val="333333"/>
          <w:sz w:val="26"/>
          <w:szCs w:val="26"/>
          <w:rtl w:val="0"/>
        </w:rPr>
        <w:t xml:space="preserve">знання.</w:t>
      </w:r>
      <w:r xmlns:w="http://schemas.openxmlformats.org/wordprocessingml/2006/main" w:rsidDel="00000000" w:rsidR="00000000" w:rsidRPr="00000000">
        <w:rPr>
          <w:rFonts w:ascii="Times New Roman" w:cs="Times New Roman" w:eastAsia="Times New Roman" w:hAnsi="Times New Roman"/>
          <w:color w:val="0000ff"/>
          <w:u w:val="single"/>
          <w:rtl w:val="0"/>
        </w:rPr>
        <w:t xml:space="preserve"> </w:t>
      </w:r>
      <w:hyperlink xmlns:w="http://schemas.openxmlformats.org/wordprocessingml/2006/main" xmlns:r="http://schemas.openxmlformats.org/officeDocument/2006/relationships" r:id="rId17">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компоненти </w:t>
        </w:r>
      </w:hyperlink>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 </w:t>
      </w:r>
      <w:r xmlns:w="http://schemas.openxmlformats.org/wordprocessingml/2006/main" w:rsidDel="00000000" w:rsidR="00000000" w:rsidRPr="00000000">
        <w:rPr>
          <w:rFonts w:ascii="Times New Roman" w:cs="Times New Roman" w:eastAsia="Times New Roman" w:hAnsi="Times New Roman"/>
          <w:color w:val="333333"/>
          <w:sz w:val="26"/>
          <w:szCs w:val="26"/>
          <w:rtl w:val="0"/>
        </w:rPr>
        <w:t xml:space="preserve">Цей </w:t>
      </w:r>
      <w:r xmlns:w="http://schemas.openxmlformats.org/wordprocessingml/2006/main" w:rsidDel="00000000" w:rsidR="00000000" w:rsidRPr="00000000">
        <w:rPr>
          <w:rFonts w:ascii="Times New Roman" w:cs="Times New Roman" w:eastAsia="Times New Roman" w:hAnsi="Times New Roman"/>
          <w:color w:val="333333"/>
          <w:rtl w:val="0"/>
        </w:rPr>
        <w:t xml:space="preserve">дисбаланс може перешкоджати підготовці студентів до реальних застосувань та знижувати ефективність наукової освіти. Багато європейських наукових програм надають пріоритет теоретичним основам, математичним моделям та механічному навчанню над практичним експериментуванням, що відображає традиційні педагогічні моделі, які наголошують на фундаментальних знаннях. </w:t>
      </w:r>
      <w:r xmlns:w="http://schemas.openxmlformats.org/wordprocessingml/2006/main" w:rsidDel="00000000" w:rsidR="00000000" w:rsidRPr="00000000">
        <w:rPr>
          <w:rFonts w:ascii="Times New Roman" w:cs="Times New Roman" w:eastAsia="Times New Roman" w:hAnsi="Times New Roman"/>
          <w:rtl w:val="0"/>
        </w:rPr>
        <w:t xml:space="preserve">Експериментальні </w:t>
      </w:r>
      <w:r xmlns:w="http://schemas.openxmlformats.org/wordprocessingml/2006/main" w:rsidDel="00000000" w:rsidR="00000000" w:rsidRPr="00000000">
        <w:rPr>
          <w:rFonts w:ascii="Times New Roman" w:cs="Times New Roman" w:eastAsia="Times New Roman" w:hAnsi="Times New Roman"/>
          <w:color w:val="333333"/>
          <w:rtl w:val="0"/>
        </w:rPr>
        <w:t xml:space="preserve">заняття часто обмежені часом, ресурсами або доступністю викладачів, в результаті чого студенти витрачають значно більше годин на лекції порівняно з лабораторними заняттями.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Обмеженість ресурсів </w:t>
      </w:r>
      <w:r xmlns:w="http://schemas.openxmlformats.org/wordprocessingml/2006/main" w:rsidDel="00000000" w:rsidR="00000000" w:rsidRPr="00000000">
        <w:rPr>
          <w:rFonts w:ascii="Times New Roman" w:cs="Times New Roman" w:eastAsia="Times New Roman" w:hAnsi="Times New Roman"/>
          <w:color w:val="333333"/>
          <w:rtl w:val="0"/>
        </w:rPr>
        <w:t xml:space="preserve">є значною перешкодою для </w:t>
      </w:r>
      <w:r xmlns:w="http://schemas.openxmlformats.org/wordprocessingml/2006/main" w:rsidDel="00000000" w:rsidR="00000000" w:rsidRPr="00000000">
        <w:rPr>
          <w:rFonts w:ascii="Times New Roman" w:cs="Times New Roman" w:eastAsia="Times New Roman" w:hAnsi="Times New Roman"/>
          <w:rtl w:val="0"/>
        </w:rPr>
        <w:t xml:space="preserve">практичного </w:t>
      </w:r>
      <w:r xmlns:w="http://schemas.openxmlformats.org/wordprocessingml/2006/main" w:rsidDel="00000000" w:rsidR="00000000" w:rsidRPr="00000000">
        <w:rPr>
          <w:rFonts w:ascii="Times New Roman" w:cs="Times New Roman" w:eastAsia="Times New Roman" w:hAnsi="Times New Roman"/>
          <w:color w:val="333333"/>
          <w:rtl w:val="0"/>
        </w:rPr>
        <w:t xml:space="preserve">навчання.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Практичні заняття </w:t>
      </w:r>
      <w:r xmlns:w="http://schemas.openxmlformats.org/wordprocessingml/2006/main" w:rsidDel="00000000" w:rsidR="00000000" w:rsidRPr="00000000">
        <w:rPr>
          <w:rFonts w:ascii="Times New Roman" w:cs="Times New Roman" w:eastAsia="Times New Roman" w:hAnsi="Times New Roman"/>
          <w:color w:val="333333"/>
          <w:rtl w:val="0"/>
        </w:rPr>
        <w:t xml:space="preserve">вимагають спеціалізованого обладнання, матеріалів та лабораторних приміщень, які часто обмежені через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бюджетні обмеження </w:t>
      </w:r>
      <w:r xmlns:w="http://schemas.openxmlformats.org/wordprocessingml/2006/main" w:rsidDel="00000000" w:rsidR="00000000" w:rsidRPr="00000000">
        <w:rPr>
          <w:rFonts w:ascii="Times New Roman" w:cs="Times New Roman" w:eastAsia="Times New Roman" w:hAnsi="Times New Roman"/>
          <w:color w:val="333333"/>
          <w:rtl w:val="0"/>
        </w:rPr>
        <w:t xml:space="preserve">, особливо в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державних університетах </w:t>
      </w:r>
      <w:r xmlns:w="http://schemas.openxmlformats.org/wordprocessingml/2006/main" w:rsidDel="00000000" w:rsidR="00000000" w:rsidRPr="00000000">
        <w:rPr>
          <w:rFonts w:ascii="Times New Roman" w:cs="Times New Roman" w:eastAsia="Times New Roman" w:hAnsi="Times New Roman"/>
          <w:color w:val="333333"/>
          <w:rtl w:val="0"/>
        </w:rPr>
        <w:t xml:space="preserve">. Крім того,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великі розміри класів </w:t>
      </w:r>
      <w:r xmlns:w="http://schemas.openxmlformats.org/wordprocessingml/2006/main" w:rsidDel="00000000" w:rsidR="00000000" w:rsidRPr="00000000">
        <w:rPr>
          <w:rFonts w:ascii="Times New Roman" w:cs="Times New Roman" w:eastAsia="Times New Roman" w:hAnsi="Times New Roman"/>
          <w:color w:val="333333"/>
          <w:rtl w:val="0"/>
        </w:rPr>
        <w:t xml:space="preserve">у багатьох закладах ускладнюють забезпечення індивідуалізованих або малих групових експериментальних можливостей. Дотримання суворих правил ЄС, таких як </w:t>
      </w:r>
      <w:hyperlink xmlns:w="http://schemas.openxmlformats.org/wordprocessingml/2006/main" xmlns:r="http://schemas.openxmlformats.org/officeDocument/2006/relationships" r:id="rId18">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REACH</w:t>
        </w:r>
      </w:hyperlink>
      <w:r xmlns:w="http://schemas.openxmlformats.org/wordprocessingml/2006/main" w:rsidDel="00000000" w:rsidR="00000000" w:rsidRPr="00000000">
        <w:rPr>
          <w:rFonts w:ascii="Times New Roman" w:cs="Times New Roman" w:eastAsia="Times New Roman" w:hAnsi="Times New Roman"/>
          <w:color w:val="0000ff"/>
          <w:rtl w:val="0"/>
        </w:rPr>
        <w:t xml:space="preserve"> </w:t>
      </w:r>
      <w:r xmlns:w="http://schemas.openxmlformats.org/wordprocessingml/2006/main" w:rsidDel="00000000" w:rsidR="00000000" w:rsidRPr="00000000">
        <w:rPr>
          <w:rFonts w:ascii="Times New Roman" w:cs="Times New Roman" w:eastAsia="Times New Roman" w:hAnsi="Times New Roman"/>
          <w:color w:val="333333"/>
          <w:rtl w:val="0"/>
        </w:rPr>
        <w:t xml:space="preserve">Регулювання використання та безпеки хімічних речовин ще більше обмежує експериментальну діяльність, особливо у студентських програмах.</w:t>
      </w:r>
    </w:p>
    <w:p w:rsidR="00000000" w:rsidDel="00000000" w:rsidP="00000000" w:rsidRDefault="00000000" w:rsidRPr="00000000" w14:paraId="00000080">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0000ff"/>
          <w:u w:val="single"/>
        </w:rPr>
      </w:pPr>
      <w:r xmlns:w="http://schemas.openxmlformats.org/wordprocessingml/2006/main" w:rsidDel="00000000" w:rsidR="00000000" w:rsidRPr="00000000">
        <w:rPr>
          <w:rFonts w:ascii="Times New Roman" w:cs="Times New Roman" w:eastAsia="Times New Roman" w:hAnsi="Times New Roman"/>
          <w:b w:val="1"/>
          <w:color w:val="333333"/>
          <w:rtl w:val="0"/>
        </w:rPr>
        <w:t xml:space="preserve">Масштаб цих проблем різниться в різних частинах Європи </w:t>
      </w:r>
      <w:r xmlns:w="http://schemas.openxmlformats.org/wordprocessingml/2006/main" w:rsidDel="00000000" w:rsidR="00000000" w:rsidRPr="00000000">
        <w:rPr>
          <w:rFonts w:ascii="Times New Roman" w:cs="Times New Roman" w:eastAsia="Times New Roman" w:hAnsi="Times New Roman"/>
          <w:color w:val="333333"/>
          <w:rtl w:val="0"/>
        </w:rPr>
        <w:t xml:space="preserve">. Країни Північної Європи, такі як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Фінляндія та Швеція, </w:t>
      </w:r>
      <w:r xmlns:w="http://schemas.openxmlformats.org/wordprocessingml/2006/main" w:rsidDel="00000000" w:rsidR="00000000" w:rsidRPr="00000000">
        <w:rPr>
          <w:rFonts w:ascii="Times New Roman" w:cs="Times New Roman" w:eastAsia="Times New Roman" w:hAnsi="Times New Roman"/>
          <w:color w:val="333333"/>
          <w:rtl w:val="0"/>
        </w:rPr>
        <w:t xml:space="preserve">відомі тим, що ефективно інтегрують експериментальне навчання у свої навчальні програми, досягаючи балансу між теорією та практикою. Натомість університети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Південної та Східної Європи </w:t>
      </w:r>
      <w:r xmlns:w="http://schemas.openxmlformats.org/wordprocessingml/2006/main" w:rsidDel="00000000" w:rsidR="00000000" w:rsidRPr="00000000">
        <w:rPr>
          <w:rFonts w:ascii="Times New Roman" w:cs="Times New Roman" w:eastAsia="Times New Roman" w:hAnsi="Times New Roman"/>
          <w:color w:val="333333"/>
          <w:rtl w:val="0"/>
        </w:rPr>
        <w:t xml:space="preserve">часто стикаються з більшими проблемами з ресурсами, що призводить до програм, що перевантажені теорією, з обмеженими лабораторними можливостями. Крім того, університети, що займаються дослідженнями, як правило, більше зосереджуються на теоретичному змісті, тоді як навчальні заклади можуть наголошувати на практичних навичках, хоча це не є однаковим у </w:t>
      </w:r>
      <w:r xmlns:w="http://schemas.openxmlformats.org/wordprocessingml/2006/main" w:rsidDel="00000000" w:rsidR="00000000" w:rsidRPr="00000000">
        <w:rPr>
          <w:rFonts w:ascii="Times New Roman" w:cs="Times New Roman" w:eastAsia="Times New Roman" w:hAnsi="Times New Roman"/>
          <w:color w:val="0000ff"/>
          <w:u w:val="single"/>
          <w:rtl w:val="0"/>
        </w:rPr>
        <w:t xml:space="preserve">всьому </w:t>
      </w:r>
      <w:hyperlink xmlns:w="http://schemas.openxmlformats.org/wordprocessingml/2006/main" xmlns:r="http://schemas.openxmlformats.org/officeDocument/2006/relationships" r:id="rId19">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регіоні </w:t>
        </w:r>
      </w:hyperlink>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w:t>
      </w:r>
    </w:p>
    <w:p w:rsidR="00000000" w:rsidDel="00000000" w:rsidP="00000000" w:rsidRDefault="00000000" w:rsidRPr="00000000" w14:paraId="00000081">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333333"/>
        </w:rPr>
      </w:pPr>
      <w:r xmlns:w="http://schemas.openxmlformats.org/wordprocessingml/2006/main" w:rsidDel="00000000" w:rsidR="00000000" w:rsidRPr="00000000">
        <w:rPr>
          <w:rFonts w:ascii="Times New Roman" w:cs="Times New Roman" w:eastAsia="Times New Roman" w:hAnsi="Times New Roman"/>
          <w:color w:val="333333"/>
          <w:rtl w:val="0"/>
        </w:rPr>
        <w:t xml:space="preserve">З’являється все більше доказів, що підкреслюють необхідність кращої інтеграції практичного навчання в європейську наукову освіту.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Такі звіти, як </w:t>
      </w:r>
      <w:r xmlns:w="http://schemas.openxmlformats.org/wordprocessingml/2006/main" w:rsidDel="00000000" w:rsidR="00000000" w:rsidRPr="00000000">
        <w:rPr>
          <w:rFonts w:ascii="Times New Roman" w:cs="Times New Roman" w:eastAsia="Times New Roman" w:hAnsi="Times New Roman"/>
          <w:b w:val="1"/>
          <w:i w:val="1"/>
          <w:color w:val="333333"/>
          <w:rtl w:val="0"/>
        </w:rPr>
        <w:t xml:space="preserve">«Наукова освіта для відповідального громадянства» Європейської комісії (2015),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підкреслюють важливість дослідницького та експериментального навчання для розвитку наукової </w:t>
      </w:r>
      <w:hyperlink xmlns:w="http://schemas.openxmlformats.org/wordprocessingml/2006/main" xmlns:r="http://schemas.openxmlformats.org/officeDocument/2006/relationships" r:id="rId20">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грамотності </w:t>
        </w:r>
      </w:hyperlink>
      <w:r xmlns:w="http://schemas.openxmlformats.org/wordprocessingml/2006/main" w:rsidDel="00000000" w:rsidR="00000000" w:rsidRPr="00000000">
        <w:rPr>
          <w:rFonts w:ascii="Times New Roman" w:cs="Times New Roman" w:eastAsia="Times New Roman" w:hAnsi="Times New Roman"/>
          <w:b w:val="1"/>
          <w:color w:val="333333"/>
          <w:rtl w:val="0"/>
        </w:rPr>
        <w:t xml:space="preserve">. </w:t>
      </w:r>
      <w:r xmlns:w="http://schemas.openxmlformats.org/wordprocessingml/2006/main" w:rsidDel="00000000" w:rsidR="00000000" w:rsidRPr="00000000">
        <w:rPr>
          <w:rFonts w:ascii="Times New Roman" w:cs="Times New Roman" w:eastAsia="Times New Roman" w:hAnsi="Times New Roman"/>
          <w:color w:val="333333"/>
          <w:rtl w:val="0"/>
        </w:rPr>
        <w:t xml:space="preserve">Хоча Болонський процес спрямований на гармонізацію вищої освіти по всій Європі, його впровадження варіюється, причому деякі країни не в змозі достатньою мірою інтегрувати </w:t>
      </w:r>
      <w:r xmlns:w="http://schemas.openxmlformats.org/wordprocessingml/2006/main" w:rsidDel="00000000" w:rsidR="00000000" w:rsidRPr="00000000">
        <w:rPr>
          <w:rFonts w:ascii="Times New Roman" w:cs="Times New Roman" w:eastAsia="Times New Roman" w:hAnsi="Times New Roman"/>
          <w:rtl w:val="0"/>
        </w:rPr>
        <w:t xml:space="preserve">експериментальне </w:t>
      </w:r>
      <w:r xmlns:w="http://schemas.openxmlformats.org/wordprocessingml/2006/main" w:rsidDel="00000000" w:rsidR="00000000" w:rsidRPr="00000000">
        <w:rPr>
          <w:rFonts w:ascii="Times New Roman" w:cs="Times New Roman" w:eastAsia="Times New Roman" w:hAnsi="Times New Roman"/>
          <w:color w:val="333333"/>
          <w:rtl w:val="0"/>
        </w:rPr>
        <w:t xml:space="preserve">навчання у свої програми. Звіти ЮНЕСКО про глобальний моніторинг освіти ( </w:t>
      </w:r>
      <w:hyperlink xmlns:w="http://schemas.openxmlformats.org/wordprocessingml/2006/main" xmlns:r="http://schemas.openxmlformats.org/officeDocument/2006/relationships" r:id="rId21">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GEM </w:t>
        </w:r>
      </w:hyperlink>
      <w:r xmlns:w="http://schemas.openxmlformats.org/wordprocessingml/2006/main" w:rsidDel="00000000" w:rsidR="00000000" w:rsidRPr="00000000">
        <w:rPr>
          <w:rFonts w:ascii="Times New Roman" w:cs="Times New Roman" w:eastAsia="Times New Roman" w:hAnsi="Times New Roman"/>
          <w:color w:val="333333"/>
          <w:rtl w:val="0"/>
        </w:rPr>
        <w:t xml:space="preserve">) підкреслюють цінність практичних та професійних навичок в STEM-освіті, а також висвітлюють розбіжності в їх впровадженні по всій Європі. Дослідження на національному рівні в таких країнах, як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Німеччина та Велика Британія, </w:t>
      </w:r>
      <w:r xmlns:w="http://schemas.openxmlformats.org/wordprocessingml/2006/main" w:rsidDel="00000000" w:rsidR="00000000" w:rsidRPr="00000000">
        <w:rPr>
          <w:rFonts w:ascii="Times New Roman" w:cs="Times New Roman" w:eastAsia="Times New Roman" w:hAnsi="Times New Roman"/>
          <w:color w:val="333333"/>
          <w:rtl w:val="0"/>
        </w:rPr>
        <w:t xml:space="preserve">показують, що багато випускників відчувають себе непідготовленими до лабораторної кар’єри через недостатню практичну підготовку під час </w:t>
      </w:r>
      <w:hyperlink xmlns:w="http://schemas.openxmlformats.org/wordprocessingml/2006/main" xmlns:r="http://schemas.openxmlformats.org/officeDocument/2006/relationships" r:id="rId22">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навчання </w:t>
        </w:r>
      </w:hyperlink>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w:t>
      </w:r>
    </w:p>
    <w:p w:rsidR="00000000" w:rsidDel="00000000" w:rsidP="00000000" w:rsidRDefault="00000000" w:rsidRPr="00000000" w14:paraId="00000082">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333333"/>
        </w:rPr>
      </w:pPr>
      <w:r xmlns:w="http://schemas.openxmlformats.org/wordprocessingml/2006/main" w:rsidDel="00000000" w:rsidR="00000000" w:rsidRPr="00000000">
        <w:rPr>
          <w:rFonts w:ascii="Times New Roman" w:cs="Times New Roman" w:eastAsia="Times New Roman" w:hAnsi="Times New Roman"/>
          <w:color w:val="333333"/>
          <w:rtl w:val="0"/>
        </w:rPr>
        <w:t xml:space="preserve">Останні тенденції та реформи свідчать про зусилля, спрямовані на вирішення цих проблем.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Віртуальні лабораторії та симуляції </w:t>
      </w:r>
      <w:r xmlns:w="http://schemas.openxmlformats.org/wordprocessingml/2006/main" w:rsidDel="00000000" w:rsidR="00000000" w:rsidRPr="00000000">
        <w:rPr>
          <w:rFonts w:ascii="Times New Roman" w:cs="Times New Roman" w:eastAsia="Times New Roman" w:hAnsi="Times New Roman"/>
          <w:color w:val="333333"/>
          <w:rtl w:val="0"/>
        </w:rPr>
        <w:t xml:space="preserve">використовуються для доповнення фізичних експериментів, особливо в установах з обмеженими ресурсами. Міждисциплінарні програми, такі як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біоінформатика та обчислювальна біологія, інтегрують практичне кодування та аналіз даних, </w:t>
      </w:r>
      <w:r xmlns:w="http://schemas.openxmlformats.org/wordprocessingml/2006/main" w:rsidDel="00000000" w:rsidR="00000000" w:rsidRPr="00000000">
        <w:rPr>
          <w:rFonts w:ascii="Times New Roman" w:cs="Times New Roman" w:eastAsia="Times New Roman" w:hAnsi="Times New Roman"/>
          <w:color w:val="333333"/>
          <w:rtl w:val="0"/>
        </w:rPr>
        <w:t xml:space="preserve">пропонуючи студентам нові експериментальні парадигми. Крім того, партнерство між університетами та промисловістю забезпечує студентів стажуваннями та реальним досвідом проектів.</w:t>
      </w:r>
    </w:p>
    <w:p w:rsidR="00000000" w:rsidDel="00000000" w:rsidP="00000000" w:rsidRDefault="00000000" w:rsidRPr="00000000" w14:paraId="00000083">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333333"/>
        </w:rPr>
      </w:pPr>
      <w:r xmlns:w="http://schemas.openxmlformats.org/wordprocessingml/2006/main" w:rsidDel="00000000" w:rsidR="00000000" w:rsidRPr="00000000">
        <w:rPr>
          <w:rFonts w:ascii="Times New Roman" w:cs="Times New Roman" w:eastAsia="Times New Roman" w:hAnsi="Times New Roman"/>
          <w:color w:val="333333"/>
          <w:rtl w:val="0"/>
        </w:rPr>
        <w:t xml:space="preserve">Щоб покращити ситуацію,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програми наукової освіти повинні бути переглянуті, щоб підкреслити баланс між теорією та практикою, </w:t>
      </w:r>
      <w:r xmlns:w="http://schemas.openxmlformats.org/wordprocessingml/2006/main" w:rsidDel="00000000" w:rsidR="00000000" w:rsidRPr="00000000">
        <w:rPr>
          <w:rFonts w:ascii="Times New Roman" w:cs="Times New Roman" w:eastAsia="Times New Roman" w:hAnsi="Times New Roman"/>
          <w:color w:val="333333"/>
          <w:rtl w:val="0"/>
        </w:rPr>
        <w:t xml:space="preserve">забезпечуючи належний доступ до лабораторної роботи для всіх студентів. Урядам та установам необхідно інвестувати в модернізацію лабораторій та розширення доступу до </w:t>
      </w:r>
      <w:r xmlns:w="http://schemas.openxmlformats.org/wordprocessingml/2006/main" w:rsidDel="00000000" w:rsidR="00000000" w:rsidRPr="00000000">
        <w:rPr>
          <w:rFonts w:ascii="Times New Roman" w:cs="Times New Roman" w:eastAsia="Times New Roman" w:hAnsi="Times New Roman"/>
          <w:rtl w:val="0"/>
        </w:rPr>
        <w:t xml:space="preserve">практичного навчання </w:t>
      </w:r>
      <w:r xmlns:w="http://schemas.openxmlformats.org/wordprocessingml/2006/main" w:rsidDel="00000000" w:rsidR="00000000" w:rsidRPr="00000000">
        <w:rPr>
          <w:rFonts w:ascii="Times New Roman" w:cs="Times New Roman" w:eastAsia="Times New Roman" w:hAnsi="Times New Roman"/>
          <w:color w:val="333333"/>
          <w:rtl w:val="0"/>
        </w:rPr>
        <w:t xml:space="preserve">. Програми розвитку викладачів повинні навчати викладачів застосовувати методи навчання, засновані на дослідженні та досвіді,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тоді як моделі, орієнтовані на студентів, з </w:t>
      </w:r>
      <w:hyperlink xmlns:w="http://schemas.openxmlformats.org/wordprocessingml/2006/main" xmlns:r="http://schemas.openxmlformats.org/officeDocument/2006/relationships" r:id="rId23">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меншими </w:t>
        </w:r>
      </w:hyperlink>
      <w:r xmlns:w="http://schemas.openxmlformats.org/wordprocessingml/2006/main" w:rsidDel="00000000" w:rsidR="00000000" w:rsidRPr="00000000">
        <w:rPr>
          <w:rFonts w:ascii="Times New Roman" w:cs="Times New Roman" w:eastAsia="Times New Roman" w:hAnsi="Times New Roman"/>
          <w:b w:val="1"/>
          <w:color w:val="333333"/>
          <w:rtl w:val="0"/>
        </w:rPr>
        <w:t xml:space="preserve">лабораторними групами можуть сприяти глибшій залученості. </w:t>
      </w:r>
      <w:r xmlns:w="http://schemas.openxmlformats.org/wordprocessingml/2006/main" w:rsidDel="00000000" w:rsidR="00000000" w:rsidRPr="00000000">
        <w:rPr>
          <w:rFonts w:ascii="Times New Roman" w:cs="Times New Roman" w:eastAsia="Times New Roman" w:hAnsi="Times New Roman"/>
          <w:color w:val="333333"/>
          <w:rtl w:val="0"/>
        </w:rPr>
        <w:t xml:space="preserve">Зміцнення структур ЄС для оцінки та забезпечення інтеграції практичних компонентів у наукові програми в державах-членах має вирішальне значення для забезпечення якості та узгодженості.</w:t>
      </w:r>
    </w:p>
    <w:p w:rsidR="00000000" w:rsidDel="00000000" w:rsidP="00000000" w:rsidRDefault="00000000" w:rsidRPr="00000000" w14:paraId="00000084">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color w:val="333333"/>
        </w:rPr>
      </w:pPr>
      <w:r xmlns:w="http://schemas.openxmlformats.org/wordprocessingml/2006/main" w:rsidDel="00000000" w:rsidR="00000000" w:rsidRPr="00000000">
        <w:rPr>
          <w:rFonts w:ascii="Times New Roman" w:cs="Times New Roman" w:eastAsia="Times New Roman" w:hAnsi="Times New Roman"/>
          <w:color w:val="333333"/>
          <w:rtl w:val="0"/>
        </w:rPr>
        <w:t xml:space="preserve">Хоча деякі кроки вживаються для вирішення цих проблем, необхідні більш системні реформи, щоб забезпечити випускників практичними навичками, необхідними для сучасної наукової робочої сили. Використання технологій, узгодження з освітніми програмами </w:t>
      </w:r>
      <w:hyperlink xmlns:w="http://schemas.openxmlformats.org/wordprocessingml/2006/main" xmlns:r="http://schemas.openxmlformats.org/officeDocument/2006/relationships" r:id="rId24">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ЄС </w:t>
        </w:r>
      </w:hyperlink>
      <w:r xmlns:w="http://schemas.openxmlformats.org/wordprocessingml/2006/main" w:rsidDel="00000000" w:rsidR="00000000" w:rsidRPr="00000000">
        <w:rPr>
          <w:rFonts w:ascii="Times New Roman" w:cs="Times New Roman" w:eastAsia="Times New Roman" w:hAnsi="Times New Roman"/>
          <w:color w:val="333333"/>
          <w:rtl w:val="0"/>
        </w:rPr>
        <w:t xml:space="preserve">та </w:t>
      </w:r>
      <w:hyperlink xmlns:w="http://schemas.openxmlformats.org/wordprocessingml/2006/main" xmlns:r="http://schemas.openxmlformats.org/officeDocument/2006/relationships" r:id="rId25">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ЮНЕСКО </w:t>
        </w:r>
      </w:hyperlink>
      <w:r xmlns:w="http://schemas.openxmlformats.org/wordprocessingml/2006/main" w:rsidDel="00000000" w:rsidR="00000000" w:rsidRPr="00000000">
        <w:rPr>
          <w:rFonts w:ascii="Times New Roman" w:cs="Times New Roman" w:eastAsia="Times New Roman" w:hAnsi="Times New Roman"/>
          <w:color w:val="333333"/>
          <w:rtl w:val="0"/>
        </w:rPr>
        <w:t xml:space="preserve">, а також сприяння інституційним партнерствам можуть відіграти ключову роль у подоланні цього розриву.</w:t>
      </w:r>
    </w:p>
    <w:p w:rsidR="00000000" w:rsidDel="00000000" w:rsidP="00000000" w:rsidRDefault="00000000" w:rsidRPr="00000000" w14:paraId="00000085">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color w:val="333333"/>
          <w:rtl w:val="0"/>
        </w:rPr>
        <w:t xml:space="preserve">Для вирішення цих проблем </w:t>
      </w:r>
      <w:r xmlns:w="http://schemas.openxmlformats.org/wordprocessingml/2006/main" w:rsidDel="00000000" w:rsidR="00000000" w:rsidRPr="00000000">
        <w:rPr>
          <w:rFonts w:ascii="Times New Roman" w:cs="Times New Roman" w:eastAsia="Times New Roman" w:hAnsi="Times New Roman"/>
          <w:rtl w:val="0"/>
        </w:rPr>
        <w:t xml:space="preserve">наша </w:t>
      </w:r>
      <w:r xmlns:w="http://schemas.openxmlformats.org/wordprocessingml/2006/main" w:rsidDel="00000000" w:rsidR="00000000" w:rsidRPr="00000000">
        <w:rPr>
          <w:rFonts w:ascii="Times New Roman" w:cs="Times New Roman" w:eastAsia="Times New Roman" w:hAnsi="Times New Roman"/>
          <w:color w:val="333333"/>
          <w:rtl w:val="0"/>
        </w:rPr>
        <w:t xml:space="preserve">команда розробила прототип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доступного, але потужного невеликого пристрою, який називається</w:t>
      </w:r>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 </w:t>
      </w:r>
      <w:hyperlink xmlns:w="http://schemas.openxmlformats.org/wordprocessingml/2006/main" xmlns:r="http://schemas.openxmlformats.org/officeDocument/2006/relationships" r:id="rId26">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Dr. Vida Education </w:t>
        </w:r>
      </w:hyperlink>
      <w:r xmlns:w="http://schemas.openxmlformats.org/wordprocessingml/2006/main" w:rsidDel="00000000" w:rsidR="00000000" w:rsidRPr="00000000">
        <w:rPr>
          <w:rFonts w:ascii="Times New Roman" w:cs="Times New Roman" w:eastAsia="Times New Roman" w:hAnsi="Times New Roman"/>
          <w:color w:val="333333"/>
          <w:rtl w:val="0"/>
        </w:rPr>
        <w:t xml:space="preserve">пропонує трансформаційне рішення. Цей пристрій, що містить світлодіоди як джерела ультрафіолетового та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видимого </w:t>
      </w:r>
      <w:r xmlns:w="http://schemas.openxmlformats.org/wordprocessingml/2006/main" w:rsidDel="00000000" w:rsidR="00000000" w:rsidRPr="00000000">
        <w:rPr>
          <w:rFonts w:ascii="Times New Roman" w:cs="Times New Roman" w:eastAsia="Times New Roman" w:hAnsi="Times New Roman"/>
          <w:rtl w:val="0"/>
        </w:rPr>
        <w:t xml:space="preserve">світла </w:t>
      </w:r>
      <w:r xmlns:w="http://schemas.openxmlformats.org/wordprocessingml/2006/main" w:rsidDel="00000000" w:rsidR="00000000" w:rsidRPr="00000000">
        <w:rPr>
          <w:rFonts w:ascii="Times New Roman" w:cs="Times New Roman" w:eastAsia="Times New Roman" w:hAnsi="Times New Roman"/>
          <w:color w:val="333333"/>
          <w:rtl w:val="0"/>
        </w:rPr>
        <w:t xml:space="preserve">, має такі можливості, як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аналіз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ультрафіолетового та видимого випромінювання </w:t>
      </w:r>
      <w:r xmlns:w="http://schemas.openxmlformats.org/wordprocessingml/2006/main" w:rsidDel="00000000" w:rsidR="00000000" w:rsidRPr="00000000">
        <w:rPr>
          <w:rFonts w:ascii="Times New Roman" w:cs="Times New Roman" w:eastAsia="Times New Roman" w:hAnsi="Times New Roman"/>
          <w:color w:val="333333"/>
          <w:rtl w:val="0"/>
        </w:rPr>
        <w:t xml:space="preserve">,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флуоресценція </w:t>
      </w:r>
      <w:r xmlns:w="http://schemas.openxmlformats.org/wordprocessingml/2006/main" w:rsidDel="00000000" w:rsidR="00000000" w:rsidRPr="00000000">
        <w:rPr>
          <w:rFonts w:ascii="Times New Roman" w:cs="Times New Roman" w:eastAsia="Times New Roman" w:hAnsi="Times New Roman"/>
          <w:b w:val="1"/>
          <w:rtl w:val="0"/>
        </w:rPr>
        <w:t xml:space="preserve">, фосфоресценція </w:t>
      </w:r>
      <w:r xmlns:w="http://schemas.openxmlformats.org/wordprocessingml/2006/main" w:rsidDel="00000000" w:rsidR="00000000" w:rsidRPr="00000000">
        <w:rPr>
          <w:rFonts w:ascii="Times New Roman" w:cs="Times New Roman" w:eastAsia="Times New Roman" w:hAnsi="Times New Roman"/>
          <w:color w:val="333333"/>
          <w:rtl w:val="0"/>
        </w:rPr>
        <w:t xml:space="preserve">, функціональність компактної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ПЛР-системи </w:t>
      </w:r>
      <w:r xmlns:w="http://schemas.openxmlformats.org/wordprocessingml/2006/main" w:rsidDel="00000000" w:rsidR="00000000" w:rsidRPr="00000000">
        <w:rPr>
          <w:rFonts w:ascii="Times New Roman" w:cs="Times New Roman" w:eastAsia="Times New Roman" w:hAnsi="Times New Roman"/>
          <w:color w:val="333333"/>
          <w:rtl w:val="0"/>
        </w:rPr>
        <w:t xml:space="preserve">та застосування в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аналітичній, біоаналітичній та клінічній біохімії </w:t>
      </w:r>
      <w:r xmlns:w="http://schemas.openxmlformats.org/wordprocessingml/2006/main" w:rsidDel="00000000" w:rsidR="00000000" w:rsidRPr="00000000">
        <w:rPr>
          <w:rFonts w:ascii="Times New Roman" w:cs="Times New Roman" w:eastAsia="Times New Roman" w:hAnsi="Times New Roman"/>
          <w:color w:val="333333"/>
          <w:rtl w:val="0"/>
        </w:rPr>
        <w:t xml:space="preserve">. Крім того, його адаптивність робить його придатним для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досліджень навколишнього середовища </w:t>
      </w:r>
      <w:r xmlns:w="http://schemas.openxmlformats.org/wordprocessingml/2006/main" w:rsidDel="00000000" w:rsidR="00000000" w:rsidRPr="00000000">
        <w:rPr>
          <w:rFonts w:ascii="Times New Roman" w:cs="Times New Roman" w:eastAsia="Times New Roman" w:hAnsi="Times New Roman"/>
          <w:color w:val="333333"/>
          <w:rtl w:val="0"/>
        </w:rPr>
        <w:t xml:space="preserve">(наприклад, моніторинг забруднюючих речовин) та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клінічних медичних досліджень </w:t>
      </w:r>
      <w:r xmlns:w="http://schemas.openxmlformats.org/wordprocessingml/2006/main" w:rsidDel="00000000" w:rsidR="00000000" w:rsidRPr="00000000">
        <w:rPr>
          <w:rFonts w:ascii="Times New Roman" w:cs="Times New Roman" w:eastAsia="Times New Roman" w:hAnsi="Times New Roman"/>
          <w:color w:val="333333"/>
          <w:rtl w:val="0"/>
        </w:rPr>
        <w:t xml:space="preserve">(наприклад, діагностика в місці надання медичної допомоги). Також для біоінформатики та електротехніки </w:t>
      </w:r>
      <w:r xmlns:w="http://schemas.openxmlformats.org/wordprocessingml/2006/main" w:rsidDel="00000000" w:rsidR="00000000" w:rsidRPr="00000000">
        <w:rPr>
          <w:rFonts w:ascii="Times New Roman" w:cs="Times New Roman" w:eastAsia="Times New Roman" w:hAnsi="Times New Roman"/>
          <w:rtl w:val="0"/>
        </w:rPr>
        <w:t xml:space="preserve">. </w:t>
      </w:r>
      <w:r xmlns:w="http://schemas.openxmlformats.org/wordprocessingml/2006/main" w:rsidDel="00000000" w:rsidR="00000000" w:rsidRPr="00000000">
        <w:rPr>
          <w:rFonts w:ascii="Times New Roman" w:cs="Times New Roman" w:eastAsia="Times New Roman" w:hAnsi="Times New Roman"/>
          <w:color w:val="333333"/>
          <w:rtl w:val="0"/>
        </w:rPr>
        <w:t xml:space="preserve">Такий інструмент безпосередньо усуває прогалини в практичній науковій підготовці, надаючи студентам доступ до передових технологій за частку традиційних витрат. Його компактний дизайн гарантує, що навіть установи з обмеженими ресурсами можуть пропонувати надійні експериментальні можливості. Крім того, пристрій відповідає останнім тенденціям у міждисциплінарній освіті, забезпечуючи практичне застосування в таких галузях, як біоінформатика та обчислювальна біологія. Віртуальне моделювання та інтеграція реальних даних з пристроєм покращують експериментальне навчання, готуючи студентів до кар'єри в сучасній науковій робочій силі. </w:t>
      </w:r>
      <w:r xmlns:w="http://schemas.openxmlformats.org/wordprocessingml/2006/main" w:rsidDel="00000000" w:rsidR="00000000" w:rsidRPr="00000000">
        <w:rPr>
          <w:rFonts w:ascii="Times New Roman" w:cs="Times New Roman" w:eastAsia="Times New Roman" w:hAnsi="Times New Roman"/>
          <w:b w:val="1"/>
          <w:rtl w:val="0"/>
        </w:rPr>
        <w:t xml:space="preserve">Що </w:t>
      </w:r>
      <w:r xmlns:w="http://schemas.openxmlformats.org/wordprocessingml/2006/main" w:rsidDel="00000000" w:rsidR="00000000" w:rsidRPr="00000000">
        <w:rPr>
          <w:rFonts w:ascii="Times New Roman" w:cs="Times New Roman" w:eastAsia="Times New Roman" w:hAnsi="Times New Roman"/>
          <w:b w:val="1"/>
          <w:color w:val="333333"/>
          <w:rtl w:val="0"/>
        </w:rPr>
        <w:t xml:space="preserve">ще </w:t>
      </w:r>
      <w:r xmlns:w="http://schemas.openxmlformats.org/wordprocessingml/2006/main" w:rsidDel="00000000" w:rsidR="00000000" w:rsidRPr="00000000">
        <w:rPr>
          <w:rFonts w:ascii="Times New Roman" w:cs="Times New Roman" w:eastAsia="Times New Roman" w:hAnsi="Times New Roman"/>
          <w:b w:val="1"/>
          <w:rtl w:val="0"/>
        </w:rPr>
        <w:t xml:space="preserve">важливіше, вперше можна реалізувати концепцію «один студент – один апарат», що дозволяє персоналізоване навчання через експериментальні заняття. </w:t>
      </w:r>
      <w:r xmlns:w="http://schemas.openxmlformats.org/wordprocessingml/2006/main" w:rsidDel="00000000" w:rsidR="00000000" w:rsidRPr="00000000">
        <w:rPr>
          <w:rFonts w:ascii="Times New Roman" w:cs="Times New Roman" w:eastAsia="Times New Roman" w:hAnsi="Times New Roman"/>
          <w:rtl w:val="0"/>
        </w:rPr>
        <w:t xml:space="preserve">Щоб максимізувати вплив цієї інновації, уряди та установи повинні впроваджувати такі технології, як Dr. Vida Education, у перероблені навчальні програми, які балансують теорію з практичною практикою. Інвестиції в доступні, портативні наукові інструменти, навчання викладачів методам експериментального навчання та партнерство з промисловістю можуть подолати розрив між теорією та практикою. Dr. Vida Education забезпечує економічно ефективне практичне навчання, роблячи передові експериментальні методи доступними навіть для установ з обмеженими ресурсами. Пристрій підтримує експериментальне навчання в таких дисциплінах, як аналітична та біоаналітична хімія, молекулярна біологія та клінічна діагностика, інтегруючи збір та аналіз даних у режимі реального часу. Він також сприяє міждисциплінарній освіті, дозволяючи застосовувати їх у біоінформатиці та обчислювальній біології. Студенти отримують необхідні навички роботи з програмуванням </w:t>
      </w:r>
      <w:r xmlns:w="http://schemas.openxmlformats.org/wordprocessingml/2006/main" w:rsidDel="00000000" w:rsidR="00000000" w:rsidRPr="00000000">
        <w:rPr>
          <w:rFonts w:ascii="Times New Roman" w:cs="Times New Roman" w:eastAsia="Times New Roman" w:hAnsi="Times New Roman"/>
          <w:b w:val="1"/>
          <w:rtl w:val="0"/>
        </w:rPr>
        <w:t xml:space="preserve">(LabVIEW, MATLAB, Python), обробкою сигналів (MATLAB, Python, Octave) </w:t>
      </w:r>
      <w:r xmlns:w="http://schemas.openxmlformats.org/wordprocessingml/2006/main" w:rsidDel="00000000" w:rsidR="00000000" w:rsidRPr="00000000">
        <w:rPr>
          <w:rFonts w:ascii="Times New Roman" w:cs="Times New Roman" w:eastAsia="Times New Roman" w:hAnsi="Times New Roman"/>
          <w:rtl w:val="0"/>
        </w:rPr>
        <w:t xml:space="preserve">та інструментами візуалізації даних </w:t>
      </w:r>
      <w:r xmlns:w="http://schemas.openxmlformats.org/wordprocessingml/2006/main" w:rsidDel="00000000" w:rsidR="00000000" w:rsidRPr="00000000">
        <w:rPr>
          <w:rFonts w:ascii="Times New Roman" w:cs="Times New Roman" w:eastAsia="Times New Roman" w:hAnsi="Times New Roman"/>
          <w:b w:val="1"/>
          <w:rtl w:val="0"/>
        </w:rPr>
        <w:t xml:space="preserve">(Python, Tableau, Excel). </w:t>
      </w:r>
      <w:r xmlns:w="http://schemas.openxmlformats.org/wordprocessingml/2006/main" w:rsidDel="00000000" w:rsidR="00000000" w:rsidRPr="00000000">
        <w:rPr>
          <w:rFonts w:ascii="Times New Roman" w:cs="Times New Roman" w:eastAsia="Times New Roman" w:hAnsi="Times New Roman"/>
          <w:rtl w:val="0"/>
        </w:rPr>
        <w:t xml:space="preserve">Окрім традиційних лабораторій, пристрій покращує дистанційне та змішане навчання за допомогою віртуальних лабораторій та симуляцій, підтримуючи експерименти без необхідності використання складних лабораторних установок. Його можливості вимірювання в УФ-видимому діапазоні та флуоресценції сприяють молекулярному аналізу, дозволяючи користувачам характеризувати хімічні сполуки, біомолекули та зразки навколишнього середовища. Завдяки застосуванню в кількісному та якісному аналізі, пристрій є безцінним для досліджень та промислового контролю якості, інтегруючи такі концепції, як межі виявлення, калібрування та управління статистичними даними, в освіту. Використовуючи Dr. Vida Education разом із ширшими системними реформами, європейська наукова освіта може забезпечити студентів практичними навичками, необхідними для вирішення глобальних проблем. Пристрій підтримує екологічні дослідження, контролюючи забруднювачі, такі як важкі метали та органічні забруднювачі у воді, ґрунті та повітрі, що дозволяє проводити моніторинг навколишнього середовища в режимі реального часу для збереження та дотримання вимог. У клінічній галузі його компактна функціональність ПЛР полегшує діагностику захворювань на місці, тоді як діагностика на основі флуоресценції допомагає виявляти біомаркери та приймати терапевтичні рішення. Промислове застосування включає контроль якості у фармацевтичній, харчовій та косметичній промисловості, а також оптимізацію процесів. Dr. Vida Education також сприяє розвитку громадського здоров'я, забезпечуючи спостереження за захворюваннями та відстеження патогенів у віддалених районах, сприяючи міждисциплінарним дослідженням шляхом інтеграції біоінформатики. Його доступність та портативність демократизують доступ до якісної наукової освіти, особливо в регіонах з обмеженими ресурсами, сприяючи кар'єрі в STEM та рівному доступу до передових інструментів.</w:t>
      </w:r>
    </w:p>
    <w:p w:rsidR="00000000" w:rsidDel="00000000" w:rsidP="00000000" w:rsidRDefault="00000000" w:rsidRPr="00000000" w14:paraId="00000086">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Безпосереднє формування </w:t>
      </w:r>
      <w:r xmlns:w="http://schemas.openxmlformats.org/wordprocessingml/2006/main" w:rsidDel="00000000" w:rsidR="00000000" w:rsidRPr="00000000">
        <w:rPr>
          <w:rFonts w:ascii="Times New Roman" w:cs="Times New Roman" w:eastAsia="Times New Roman" w:hAnsi="Times New Roman"/>
          <w:b w:val="1"/>
          <w:rtl w:val="0"/>
        </w:rPr>
        <w:t xml:space="preserve">Плану дій щодо інноваційного бачення (IVAP) </w:t>
      </w:r>
      <w:r xmlns:w="http://schemas.openxmlformats.org/wordprocessingml/2006/main" w:rsidDel="00000000" w:rsidR="00000000" w:rsidRPr="00000000">
        <w:rPr>
          <w:rFonts w:ascii="Times New Roman" w:cs="Times New Roman" w:eastAsia="Times New Roman" w:hAnsi="Times New Roman"/>
          <w:rtl w:val="0"/>
        </w:rPr>
        <w:t xml:space="preserve">для </w:t>
      </w:r>
      <w:r xmlns:w="http://schemas.openxmlformats.org/wordprocessingml/2006/main" w:rsidDel="00000000" w:rsidR="00000000" w:rsidRPr="00000000">
        <w:rPr>
          <w:rFonts w:ascii="Times New Roman" w:cs="Times New Roman" w:eastAsia="Times New Roman" w:hAnsi="Times New Roman"/>
          <w:b w:val="1"/>
          <w:rtl w:val="0"/>
        </w:rPr>
        <w:t xml:space="preserve">освітнього проєкту Dr. Vida </w:t>
      </w:r>
      <w:r xmlns:w="http://schemas.openxmlformats.org/wordprocessingml/2006/main" w:rsidDel="00000000" w:rsidR="00000000" w:rsidRPr="00000000">
        <w:rPr>
          <w:rFonts w:ascii="Times New Roman" w:cs="Times New Roman" w:eastAsia="Times New Roman" w:hAnsi="Times New Roman"/>
          <w:rtl w:val="0"/>
        </w:rPr>
        <w:t xml:space="preserve">. Узгоджуючи результати оцінювання з цілями проєкту, IVAP гарантує, що стратегічні дії спрямовані на вирішення критичних проблем в європейській науковій освіті. Самооцінка підкреслила необхідність сильнішого лідерства для просування експериментального навчання та інновацій у навчальних програмах. </w:t>
      </w:r>
      <w:r xmlns:w="http://schemas.openxmlformats.org/wordprocessingml/2006/main" w:rsidDel="00000000" w:rsidR="00000000" w:rsidRPr="00000000">
        <w:rPr>
          <w:rFonts w:ascii="Times New Roman" w:cs="Times New Roman" w:eastAsia="Times New Roman" w:hAnsi="Times New Roman"/>
          <w:b w:val="1"/>
          <w:rtl w:val="0"/>
        </w:rPr>
        <w:t xml:space="preserve">Існуючим структурам управління часто бракує механізмів для інтеграції міждисциплінарних інструментів, таких як освіта Dr. Vida </w:t>
      </w:r>
      <w:r xmlns:w="http://schemas.openxmlformats.org/wordprocessingml/2006/main" w:rsidDel="00000000" w:rsidR="00000000" w:rsidRPr="00000000">
        <w:rPr>
          <w:rFonts w:ascii="Times New Roman" w:cs="Times New Roman" w:eastAsia="Times New Roman" w:hAnsi="Times New Roman"/>
          <w:rtl w:val="0"/>
        </w:rPr>
        <w:t xml:space="preserve">. Цей висновок безпосередньо підтримує </w:t>
      </w:r>
      <w:r xmlns:w="http://schemas.openxmlformats.org/wordprocessingml/2006/main" w:rsidDel="00000000" w:rsidR="00000000" w:rsidRPr="00000000">
        <w:rPr>
          <w:rFonts w:ascii="Times New Roman" w:cs="Times New Roman" w:eastAsia="Times New Roman" w:hAnsi="Times New Roman"/>
          <w:b w:val="1"/>
          <w:rtl w:val="0"/>
        </w:rPr>
        <w:t xml:space="preserve">Ціль 1: Розробка та інтеграція пристрою в навчальні програми </w:t>
      </w:r>
      <w:r xmlns:w="http://schemas.openxmlformats.org/wordprocessingml/2006/main" w:rsidDel="00000000" w:rsidR="00000000" w:rsidRPr="00000000">
        <w:rPr>
          <w:rFonts w:ascii="Times New Roman" w:cs="Times New Roman" w:eastAsia="Times New Roman" w:hAnsi="Times New Roman"/>
          <w:rtl w:val="0"/>
        </w:rPr>
        <w:t xml:space="preserve">, підкреслюючи зобов'язання керівництва щодо впровадження освіти Dr. Vida в STEM-програми для пріоритетного практичного навчання. Вдосконалені рамки управління також підсилюють </w:t>
      </w:r>
      <w:r xmlns:w="http://schemas.openxmlformats.org/wordprocessingml/2006/main" w:rsidDel="00000000" w:rsidR="00000000" w:rsidRPr="00000000">
        <w:rPr>
          <w:rFonts w:ascii="Times New Roman" w:cs="Times New Roman" w:eastAsia="Times New Roman" w:hAnsi="Times New Roman"/>
          <w:b w:val="1"/>
          <w:rtl w:val="0"/>
        </w:rPr>
        <w:t xml:space="preserve">Ціль 2: Створення інноваційної мережі </w:t>
      </w:r>
      <w:r xmlns:w="http://schemas.openxmlformats.org/wordprocessingml/2006/main" w:rsidDel="00000000" w:rsidR="00000000" w:rsidRPr="00000000">
        <w:rPr>
          <w:rFonts w:ascii="Times New Roman" w:cs="Times New Roman" w:eastAsia="Times New Roman" w:hAnsi="Times New Roman"/>
          <w:rtl w:val="0"/>
        </w:rPr>
        <w:t xml:space="preserve">, сприяючи співпраці між університетами, дослідницькими установами та промисловістю.</w:t>
      </w:r>
    </w:p>
    <w:p w:rsidR="00000000" w:rsidDel="00000000" w:rsidP="00000000" w:rsidRDefault="00000000" w:rsidRPr="00000000" w14:paraId="00000087">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Обмеженість ресурсів, така як неадекватне лабораторне обладнання, нестача досвіду викладачів та фінансування, була визначена як значні перешкоди для інтеграції практичного навчання. Ці проблеми вирішуються за допомогою </w:t>
      </w:r>
      <w:r xmlns:w="http://schemas.openxmlformats.org/wordprocessingml/2006/main" w:rsidDel="00000000" w:rsidR="00000000" w:rsidRPr="00000000">
        <w:rPr>
          <w:rFonts w:ascii="Times New Roman" w:cs="Times New Roman" w:eastAsia="Times New Roman" w:hAnsi="Times New Roman"/>
          <w:b w:val="1"/>
          <w:rtl w:val="0"/>
        </w:rPr>
        <w:t xml:space="preserve">Цілі 5: Інституціоналізація Програми </w:t>
      </w:r>
      <w:r xmlns:w="http://schemas.openxmlformats.org/wordprocessingml/2006/main" w:rsidDel="00000000" w:rsidR="00000000" w:rsidRPr="00000000">
        <w:rPr>
          <w:rFonts w:ascii="Times New Roman" w:cs="Times New Roman" w:eastAsia="Times New Roman" w:hAnsi="Times New Roman"/>
          <w:rtl w:val="0"/>
        </w:rPr>
        <w:t xml:space="preserve">, яка зосереджується на підготовці викладачів та інвестиціях у модернізацію інфраструктури для практичного навчання. Крім того, забезпечення рівного доступу до </w:t>
      </w:r>
      <w:r xmlns:w="http://schemas.openxmlformats.org/wordprocessingml/2006/main" w:rsidDel="00000000" w:rsidR="00000000" w:rsidRPr="00000000">
        <w:rPr>
          <w:rFonts w:ascii="Times New Roman" w:cs="Times New Roman" w:eastAsia="Times New Roman" w:hAnsi="Times New Roman"/>
          <w:b w:val="1"/>
          <w:rtl w:val="0"/>
        </w:rPr>
        <w:t xml:space="preserve">освіти доктора Віди </w:t>
      </w:r>
      <w:r xmlns:w="http://schemas.openxmlformats.org/wordprocessingml/2006/main" w:rsidDel="00000000" w:rsidR="00000000" w:rsidRPr="00000000">
        <w:rPr>
          <w:rFonts w:ascii="Times New Roman" w:cs="Times New Roman" w:eastAsia="Times New Roman" w:hAnsi="Times New Roman"/>
          <w:rtl w:val="0"/>
        </w:rPr>
        <w:t xml:space="preserve">узгоджується з </w:t>
      </w:r>
      <w:r xmlns:w="http://schemas.openxmlformats.org/wordprocessingml/2006/main" w:rsidDel="00000000" w:rsidR="00000000" w:rsidRPr="00000000">
        <w:rPr>
          <w:rFonts w:ascii="Times New Roman" w:cs="Times New Roman" w:eastAsia="Times New Roman" w:hAnsi="Times New Roman"/>
          <w:b w:val="1"/>
          <w:rtl w:val="0"/>
        </w:rPr>
        <w:t xml:space="preserve">Ціллю 3: Масштабування впровадження по всій Європі </w:t>
      </w:r>
      <w:r xmlns:w="http://schemas.openxmlformats.org/wordprocessingml/2006/main" w:rsidDel="00000000" w:rsidR="00000000" w:rsidRPr="00000000">
        <w:rPr>
          <w:rFonts w:ascii="Times New Roman" w:cs="Times New Roman" w:eastAsia="Times New Roman" w:hAnsi="Times New Roman"/>
          <w:rtl w:val="0"/>
        </w:rPr>
        <w:t xml:space="preserve">, що дозволяє установам з обмеженими ресурсами скористатися цим трансформаційним інструментом. Це відповідає цілям </w:t>
      </w:r>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Європейської </w:t>
      </w:r>
      <w:hyperlink xmlns:w="http://schemas.openxmlformats.org/wordprocessingml/2006/main" xmlns:r="http://schemas.openxmlformats.org/officeDocument/2006/relationships" r:id="rId27">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w:t>
        </w:r>
      </w:hyperlink>
      <w:hyperlink xmlns:w="http://schemas.openxmlformats.org/wordprocessingml/2006/main" xmlns:r="http://schemas.openxmlformats.org/officeDocument/2006/relationships" r:id="rId28">
        <w:r xmlns:w="http://schemas.openxmlformats.org/wordprocessingml/2006/main" w:rsidDel="00000000" w:rsidR="00000000" w:rsidRPr="00000000">
          <w:rPr>
            <w:rFonts w:ascii="Times New Roman" w:cs="Times New Roman" w:eastAsia="Times New Roman" w:hAnsi="Times New Roman"/>
            <w:b w:val="1"/>
            <w:color w:val="333333"/>
            <w:u w:val="single"/>
            <w:rtl w:val="0"/>
          </w:rPr>
          <w:t xml:space="preserve"> </w:t>
        </w:r>
      </w:hyperlink>
      <w:hyperlink xmlns:w="http://schemas.openxmlformats.org/wordprocessingml/2006/main" xmlns:r="http://schemas.openxmlformats.org/officeDocument/2006/relationships" r:id="rId29">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Навички</w:t>
        </w:r>
      </w:hyperlink>
      <w:hyperlink xmlns:w="http://schemas.openxmlformats.org/wordprocessingml/2006/main" xmlns:r="http://schemas.openxmlformats.org/officeDocument/2006/relationships" r:id="rId30">
        <w:r xmlns:w="http://schemas.openxmlformats.org/wordprocessingml/2006/main" w:rsidDel="00000000" w:rsidR="00000000" w:rsidRPr="00000000">
          <w:rPr>
            <w:rFonts w:ascii="Times New Roman" w:cs="Times New Roman" w:eastAsia="Times New Roman" w:hAnsi="Times New Roman"/>
            <w:b w:val="1"/>
            <w:color w:val="333333"/>
            <w:u w:val="single"/>
            <w:rtl w:val="0"/>
          </w:rPr>
          <w:t xml:space="preserve"> </w:t>
        </w:r>
      </w:hyperlink>
      <w:hyperlink xmlns:w="http://schemas.openxmlformats.org/wordprocessingml/2006/main" xmlns:r="http://schemas.openxmlformats.org/officeDocument/2006/relationships" r:id="rId31">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Порядок денний </w:t>
        </w:r>
      </w:hyperlink>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перепідготовки </w:t>
      </w:r>
      <w:r xmlns:w="http://schemas.openxmlformats.org/wordprocessingml/2006/main" w:rsidDel="00000000" w:rsidR="00000000" w:rsidRPr="00000000">
        <w:rPr>
          <w:rFonts w:ascii="Times New Roman" w:cs="Times New Roman" w:eastAsia="Times New Roman" w:hAnsi="Times New Roman"/>
          <w:rtl w:val="0"/>
        </w:rPr>
        <w:t xml:space="preserve">та підвищення кваліфікації студентів і їхньої підготовки до майбутніх вимог ринку праці.</w:t>
      </w:r>
    </w:p>
    <w:p w:rsidR="00000000" w:rsidDel="00000000" w:rsidP="00000000" w:rsidRDefault="00000000" w:rsidRPr="00000000" w14:paraId="00000088">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Оцінювання також показало, що традиційним навчальним програмам часто бракує можливостей для розвитку підприємницьких навичок і вони надмірно зосереджені на теоретичних знаннях. Цей пробіл усувається за допомогою </w:t>
      </w:r>
      <w:r xmlns:w="http://schemas.openxmlformats.org/wordprocessingml/2006/main" w:rsidDel="00000000" w:rsidR="00000000" w:rsidRPr="00000000">
        <w:rPr>
          <w:rFonts w:ascii="Times New Roman" w:cs="Times New Roman" w:eastAsia="Times New Roman" w:hAnsi="Times New Roman"/>
          <w:b w:val="1"/>
          <w:rtl w:val="0"/>
        </w:rPr>
        <w:t xml:space="preserve">Цілі 4: Розвиток підприємницьких навичок </w:t>
      </w:r>
      <w:r xmlns:w="http://schemas.openxmlformats.org/wordprocessingml/2006/main" w:rsidDel="00000000" w:rsidR="00000000" w:rsidRPr="00000000">
        <w:rPr>
          <w:rFonts w:ascii="Times New Roman" w:cs="Times New Roman" w:eastAsia="Times New Roman" w:hAnsi="Times New Roman"/>
          <w:rtl w:val="0"/>
        </w:rPr>
        <w:t xml:space="preserve">, яка включає інноваційні навчальні табори та вправи з вирішення проблем за допомогою Dr. Vida Education. Ці програми навчають студентів використовувати передові інструменти для збору даних, обробки сигналів та візуалізації, надаючи їм підприємницькі та технічні компетенції. Ці зусилля відповідають цілям </w:t>
      </w:r>
      <w:hyperlink xmlns:w="http://schemas.openxmlformats.org/wordprocessingml/2006/main" xmlns:r="http://schemas.openxmlformats.org/officeDocument/2006/relationships" r:id="rId32">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Плану дій ЄС щодо цифрової освіти </w:t>
        </w:r>
      </w:hyperlink>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(2021-2027) </w:t>
      </w:r>
      <w:r xmlns:w="http://schemas.openxmlformats.org/wordprocessingml/2006/main" w:rsidDel="00000000" w:rsidR="00000000" w:rsidRPr="00000000">
        <w:rPr>
          <w:rFonts w:ascii="Times New Roman" w:cs="Times New Roman" w:eastAsia="Times New Roman" w:hAnsi="Times New Roman"/>
          <w:rtl w:val="0"/>
        </w:rPr>
        <w:t xml:space="preserve">, сприяючи використанню</w:t>
      </w:r>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 </w:t>
      </w:r>
      <w:r xmlns:w="http://schemas.openxmlformats.org/wordprocessingml/2006/main" w:rsidDel="00000000" w:rsidR="00000000" w:rsidRPr="00000000">
        <w:rPr>
          <w:rFonts w:ascii="Times New Roman" w:cs="Times New Roman" w:eastAsia="Times New Roman" w:hAnsi="Times New Roman"/>
          <w:rtl w:val="0"/>
        </w:rPr>
        <w:t xml:space="preserve">технології для покращення результатів навчання.</w:t>
      </w:r>
    </w:p>
    <w:p w:rsidR="00000000" w:rsidDel="00000000" w:rsidP="00000000" w:rsidRDefault="00000000" w:rsidRPr="00000000" w14:paraId="00000089">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Ще одним важливим висновком із самооцінювання була обмежена співпраця та обмін знаннями між вищими навчальними закладами, промисловістю та дослідницькими центрами, що перешкоджає спільній творчості та інноваціям. Цей висновок підсилює </w:t>
      </w:r>
      <w:r xmlns:w="http://schemas.openxmlformats.org/wordprocessingml/2006/main" w:rsidDel="00000000" w:rsidR="00000000" w:rsidRPr="00000000">
        <w:rPr>
          <w:rFonts w:ascii="Times New Roman" w:cs="Times New Roman" w:eastAsia="Times New Roman" w:hAnsi="Times New Roman"/>
          <w:b w:val="1"/>
          <w:rtl w:val="0"/>
        </w:rPr>
        <w:t xml:space="preserve">Ціль 2: Створення мережі інновацій </w:t>
      </w:r>
      <w:r xmlns:w="http://schemas.openxmlformats.org/wordprocessingml/2006/main" w:rsidDel="00000000" w:rsidR="00000000" w:rsidRPr="00000000">
        <w:rPr>
          <w:rFonts w:ascii="Times New Roman" w:cs="Times New Roman" w:eastAsia="Times New Roman" w:hAnsi="Times New Roman"/>
          <w:rtl w:val="0"/>
        </w:rPr>
        <w:t xml:space="preserve">, сприяючи партнерству, яке дозволяє передавати знання та перетворювати академічні інновації на готові до ринку рішення. Створення регіональних центрів співпраці також підтримує </w:t>
      </w:r>
      <w:r xmlns:w="http://schemas.openxmlformats.org/wordprocessingml/2006/main" w:rsidDel="00000000" w:rsidR="00000000" w:rsidRPr="00000000">
        <w:rPr>
          <w:rFonts w:ascii="Times New Roman" w:cs="Times New Roman" w:eastAsia="Times New Roman" w:hAnsi="Times New Roman"/>
          <w:b w:val="1"/>
          <w:rtl w:val="0"/>
        </w:rPr>
        <w:t xml:space="preserve">Ціль 6: Зміцнення глобальних партнерств </w:t>
      </w:r>
      <w:r xmlns:w="http://schemas.openxmlformats.org/wordprocessingml/2006/main" w:rsidDel="00000000" w:rsidR="00000000" w:rsidRPr="00000000">
        <w:rPr>
          <w:rFonts w:ascii="Times New Roman" w:cs="Times New Roman" w:eastAsia="Times New Roman" w:hAnsi="Times New Roman"/>
          <w:rtl w:val="0"/>
        </w:rPr>
        <w:t xml:space="preserve">, забезпечуючи міжнародну узгодженість та глобальне поширення інноваційних освітніх практик. Цей підхід базується на </w:t>
      </w:r>
      <w:hyperlink xmlns:w="http://schemas.openxmlformats.org/wordprocessingml/2006/main" xmlns:r="http://schemas.openxmlformats.org/officeDocument/2006/relationships" r:id="rId33">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Моделі трикутника знань EIT </w:t>
        </w:r>
      </w:hyperlink>
      <w:r xmlns:w="http://schemas.openxmlformats.org/wordprocessingml/2006/main" w:rsidDel="00000000" w:rsidR="00000000" w:rsidRPr="00000000">
        <w:rPr>
          <w:rFonts w:ascii="Times New Roman" w:cs="Times New Roman" w:eastAsia="Times New Roman" w:hAnsi="Times New Roman"/>
          <w:rtl w:val="0"/>
        </w:rPr>
        <w:t xml:space="preserve">, яка наголошує на інтеграції освіти, досліджень та бізнесу.</w:t>
      </w:r>
    </w:p>
    <w:p w:rsidR="00000000" w:rsidDel="00000000" w:rsidP="00000000" w:rsidRDefault="00000000" w:rsidRPr="00000000" w14:paraId="0000008A">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У самооцінці було підкреслено недостатню інтеграцію цифрових інструментів для дистанційного та змішаного навчання. Для вирішення цієї проблеми в рамках </w:t>
      </w:r>
      <w:r xmlns:w="http://schemas.openxmlformats.org/wordprocessingml/2006/main" w:rsidDel="00000000" w:rsidR="00000000" w:rsidRPr="00000000">
        <w:rPr>
          <w:rFonts w:ascii="Times New Roman" w:cs="Times New Roman" w:eastAsia="Times New Roman" w:hAnsi="Times New Roman"/>
          <w:b w:val="1"/>
          <w:rtl w:val="0"/>
        </w:rPr>
        <w:t xml:space="preserve">Цілі 1 наголошується на віртуальних лабораторіях та симуляціях </w:t>
      </w:r>
      <w:r xmlns:w="http://schemas.openxmlformats.org/wordprocessingml/2006/main" w:rsidDel="00000000" w:rsidR="00000000" w:rsidRPr="00000000">
        <w:rPr>
          <w:rFonts w:ascii="Times New Roman" w:cs="Times New Roman" w:eastAsia="Times New Roman" w:hAnsi="Times New Roman"/>
          <w:rtl w:val="0"/>
        </w:rPr>
        <w:t xml:space="preserve">, що гарантує, що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програма Dr. Vida Education </w:t>
      </w:r>
      <w:r xmlns:w="http://schemas.openxmlformats.org/wordprocessingml/2006/main" w:rsidDel="00000000" w:rsidR="00000000" w:rsidRPr="00000000">
        <w:rPr>
          <w:rFonts w:ascii="Times New Roman" w:cs="Times New Roman" w:eastAsia="Times New Roman" w:hAnsi="Times New Roman"/>
          <w:rtl w:val="0"/>
        </w:rPr>
        <w:t xml:space="preserve">покращить практичне навчання як у фізичному, так і у віртуальному середовищі. Це відповідає </w:t>
      </w:r>
      <w:hyperlink xmlns:w="http://schemas.openxmlformats.org/wordprocessingml/2006/main" xmlns:r="http://schemas.openxmlformats.org/officeDocument/2006/relationships" r:id="rId34">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Регламенту REACH </w:t>
        </w:r>
      </w:hyperlink>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 </w:t>
      </w:r>
      <w:r xmlns:w="http://schemas.openxmlformats.org/wordprocessingml/2006/main" w:rsidDel="00000000" w:rsidR="00000000" w:rsidRPr="00000000">
        <w:rPr>
          <w:rFonts w:ascii="Times New Roman" w:cs="Times New Roman" w:eastAsia="Times New Roman" w:hAnsi="Times New Roman"/>
          <w:rtl w:val="0"/>
        </w:rPr>
        <w:t xml:space="preserve">який гарантує безпеку використання хімічних речовин під час практичного навчання та дозволяє установам залишатися дотриманими вимог, одночасно розширюючи практичні можливості для студентів.</w:t>
      </w:r>
    </w:p>
    <w:p w:rsidR="00000000" w:rsidDel="00000000" w:rsidP="00000000" w:rsidRDefault="00000000" w:rsidRPr="00000000" w14:paraId="0000008B">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Зрештою, оцінювання виявило брак надійних механізмів для вимірювання та оцінки впливу освітніх інновацій. Цей пробіл усувається за допомогою чітких показників у рамках </w:t>
      </w:r>
      <w:r xmlns:w="http://schemas.openxmlformats.org/wordprocessingml/2006/main" w:rsidDel="00000000" w:rsidR="00000000" w:rsidRPr="00000000">
        <w:rPr>
          <w:rFonts w:ascii="Times New Roman" w:cs="Times New Roman" w:eastAsia="Times New Roman" w:hAnsi="Times New Roman"/>
          <w:b w:val="1"/>
          <w:rtl w:val="0"/>
        </w:rPr>
        <w:t xml:space="preserve">Цілі 3 </w:t>
      </w:r>
      <w:r xmlns:w="http://schemas.openxmlformats.org/wordprocessingml/2006/main" w:rsidDel="00000000" w:rsidR="00000000" w:rsidRPr="00000000">
        <w:rPr>
          <w:rFonts w:ascii="Times New Roman" w:cs="Times New Roman" w:eastAsia="Times New Roman" w:hAnsi="Times New Roman"/>
          <w:rtl w:val="0"/>
        </w:rPr>
        <w:t xml:space="preserve">, включаючи рівень впровадження, задоволеність студентів та покращення результатів навчання. Для вдосконалення впровадження та використання освіти Dr. Vida інтегровано цикли зворотного зв'язку та ітеративні оцінки. Ці дії відповідають принципам, викладеним у документі </w:t>
      </w:r>
      <w:hyperlink xmlns:w="http://schemas.openxmlformats.org/wordprocessingml/2006/main" xmlns:r="http://schemas.openxmlformats.org/officeDocument/2006/relationships" r:id="rId35">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Європейської Комісії «Наукова освіта для відповідального громадянства» .</w:t>
        </w:r>
      </w:hyperlink>
      <w:hyperlink xmlns:w="http://schemas.openxmlformats.org/wordprocessingml/2006/main" xmlns:r="http://schemas.openxmlformats.org/officeDocument/2006/relationships" r:id="rId36">
        <w:r xmlns:w="http://schemas.openxmlformats.org/wordprocessingml/2006/main" w:rsidDel="00000000" w:rsidR="00000000" w:rsidRPr="00000000">
          <w:rPr>
            <w:rFonts w:ascii="Times New Roman" w:cs="Times New Roman" w:eastAsia="Times New Roman" w:hAnsi="Times New Roman"/>
            <w:color w:val="333333"/>
            <w:u w:val="single"/>
            <w:rtl w:val="0"/>
          </w:rPr>
          <w:t xml:space="preserve"> </w:t>
        </w:r>
      </w:hyperlink>
      <w:r xmlns:w="http://schemas.openxmlformats.org/wordprocessingml/2006/main" w:rsidDel="00000000" w:rsidR="00000000" w:rsidRPr="00000000">
        <w:rPr>
          <w:rFonts w:ascii="Times New Roman" w:cs="Times New Roman" w:eastAsia="Times New Roman" w:hAnsi="Times New Roman"/>
          <w:rtl w:val="0"/>
        </w:rPr>
        <w:t xml:space="preserve">звіт.</w:t>
      </w:r>
    </w:p>
    <w:p w:rsidR="00000000" w:rsidDel="00000000" w:rsidP="00000000" w:rsidRDefault="00000000" w:rsidRPr="00000000" w14:paraId="0000008C">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Кілька проектів, що фінансуються європейськими фондами, таких як </w:t>
      </w:r>
      <w:hyperlink xmlns:w="http://schemas.openxmlformats.org/wordprocessingml/2006/main" xmlns:r="http://schemas.openxmlformats.org/officeDocument/2006/relationships" r:id="rId37">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OpenAIRE</w:t>
        </w:r>
      </w:hyperlink>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 </w:t>
      </w:r>
      <w:r xmlns:w="http://schemas.openxmlformats.org/wordprocessingml/2006/main" w:rsidDel="00000000" w:rsidR="00000000" w:rsidRPr="00000000">
        <w:rPr>
          <w:rFonts w:ascii="Times New Roman" w:cs="Times New Roman" w:eastAsia="Times New Roman" w:hAnsi="Times New Roman"/>
          <w:rtl w:val="0"/>
        </w:rPr>
        <w:t xml:space="preserve">та </w:t>
      </w:r>
      <w:hyperlink xmlns:w="http://schemas.openxmlformats.org/wordprocessingml/2006/main" xmlns:r="http://schemas.openxmlformats.org/officeDocument/2006/relationships" r:id="rId38">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Scientix</w:t>
        </w:r>
      </w:hyperlink>
      <w:hyperlink xmlns:w="http://schemas.openxmlformats.org/wordprocessingml/2006/main" xmlns:r="http://schemas.openxmlformats.org/officeDocument/2006/relationships" r:id="rId39">
        <w:r xmlns:w="http://schemas.openxmlformats.org/wordprocessingml/2006/main" w:rsidDel="00000000" w:rsidR="00000000" w:rsidRPr="00000000">
          <w:rPr>
            <w:rFonts w:ascii="Times New Roman" w:cs="Times New Roman" w:eastAsia="Times New Roman" w:hAnsi="Times New Roman"/>
            <w:color w:val="333333"/>
            <w:u w:val="single"/>
            <w:rtl w:val="0"/>
          </w:rPr>
          <w:t xml:space="preserve"> </w:t>
        </w:r>
      </w:hyperlink>
      <w:r xmlns:w="http://schemas.openxmlformats.org/wordprocessingml/2006/main" w:rsidDel="00000000" w:rsidR="00000000" w:rsidRPr="00000000">
        <w:rPr>
          <w:rFonts w:ascii="Times New Roman" w:cs="Times New Roman" w:eastAsia="Times New Roman" w:hAnsi="Times New Roman"/>
          <w:rtl w:val="0"/>
        </w:rPr>
        <w:t xml:space="preserve">, слугують натхненням для цієї ініціативи. Ці проекти сприяють відкритій науці, спільному навчанню та STEM-освіті по всій Європі, що тісно пов'язано з цілями освітнього проекту Dr. Vida. Крім того, </w:t>
      </w:r>
      <w:hyperlink xmlns:w="http://schemas.openxmlformats.org/wordprocessingml/2006/main" xmlns:r="http://schemas.openxmlformats.org/officeDocument/2006/relationships" r:id="rId40">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Болонський процес </w:t>
        </w:r>
      </w:hyperlink>
      <w:r xmlns:w="http://schemas.openxmlformats.org/wordprocessingml/2006/main" w:rsidDel="00000000" w:rsidR="00000000" w:rsidRPr="00000000">
        <w:rPr>
          <w:rFonts w:ascii="Times New Roman" w:cs="Times New Roman" w:eastAsia="Times New Roman" w:hAnsi="Times New Roman"/>
          <w:rtl w:val="0"/>
        </w:rPr>
        <w:t xml:space="preserve">забезпечує основу для гармонізації вищої освіти по всій Європі, впливаючи на стратегії переосмислення навчальних програм, запропоновані в цьому проекті.</w:t>
      </w:r>
    </w:p>
    <w:p w:rsidR="00000000" w:rsidDel="00000000" w:rsidP="00000000" w:rsidRDefault="00000000" w:rsidRPr="00000000" w14:paraId="0000008D">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Результати самооцінки HEInnovate безпосередньо впливають на вибір дій у рамках IVAP.</w:t>
      </w:r>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 </w:t>
      </w:r>
      <w:r xmlns:w="http://schemas.openxmlformats.org/wordprocessingml/2006/main" w:rsidDel="00000000" w:rsidR="00000000" w:rsidRPr="00000000">
        <w:rPr>
          <w:rFonts w:ascii="Times New Roman" w:cs="Times New Roman" w:eastAsia="Times New Roman" w:hAnsi="Times New Roman"/>
          <w:rtl w:val="0"/>
        </w:rPr>
        <w:t xml:space="preserve">Розробка навчальної програми зосереджена на впровадженні освіти доктора Віди в міждисциплінарні курси для поєднання теоретичного та практичного навчання. Семінари з розвитку викладачів оснащують викладачів навичками практичного викладання, забезпечуючи ефективну інтеграцію пристрою. Поетапний план впровадження дозволяє масштабувати впровадження пристрою протягом </w:t>
      </w: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20+4 років.</w:t>
      </w:r>
      <w:r xmlns:w="http://schemas.openxmlformats.org/wordprocessingml/2006/main" w:rsidDel="00000000" w:rsidR="00000000" w:rsidRPr="00000000">
        <w:rPr>
          <w:rFonts w:ascii="Times New Roman" w:cs="Times New Roman" w:eastAsia="Times New Roman" w:hAnsi="Times New Roman"/>
          <w:color w:val="000000"/>
          <w:rtl w:val="0"/>
        </w:rPr>
        <w:t xml:space="preserve"> </w:t>
      </w:r>
      <w:r xmlns:w="http://schemas.openxmlformats.org/wordprocessingml/2006/main" w:rsidDel="00000000" w:rsidR="00000000" w:rsidRPr="00000000">
        <w:rPr>
          <w:rFonts w:ascii="Times New Roman" w:cs="Times New Roman" w:eastAsia="Times New Roman" w:hAnsi="Times New Roman"/>
          <w:rtl w:val="0"/>
        </w:rPr>
        <w:t xml:space="preserve">Вищі навчальні заклади до кінця Фази 2А. Центри співпраці сприяють обміну знаннями та технічній підтримці, а також </w:t>
      </w:r>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міжнародним</w:t>
      </w:r>
      <w:r xmlns:w="http://schemas.openxmlformats.org/wordprocessingml/2006/main" w:rsidDel="00000000" w:rsidR="00000000" w:rsidRPr="00000000">
        <w:rPr>
          <w:rFonts w:ascii="Times New Roman" w:cs="Times New Roman" w:eastAsia="Times New Roman" w:hAnsi="Times New Roman"/>
          <w:color w:val="0000ff"/>
          <w:rtl w:val="0"/>
        </w:rPr>
        <w:t xml:space="preserve"> </w:t>
      </w:r>
      <w:r xmlns:w="http://schemas.openxmlformats.org/wordprocessingml/2006/main" w:rsidDel="00000000" w:rsidR="00000000" w:rsidRPr="00000000">
        <w:rPr>
          <w:rFonts w:ascii="Times New Roman" w:cs="Times New Roman" w:eastAsia="Times New Roman" w:hAnsi="Times New Roman"/>
          <w:rtl w:val="0"/>
        </w:rPr>
        <w:t xml:space="preserve">партнерства заохочуються для сприяння глобальній співпраці.</w:t>
      </w:r>
    </w:p>
    <w:p w:rsidR="00000000" w:rsidDel="00000000" w:rsidP="00000000" w:rsidRDefault="00000000" w:rsidRPr="00000000" w14:paraId="0000008E">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На завершення, </w:t>
      </w:r>
      <w:r xmlns:w="http://schemas.openxmlformats.org/wordprocessingml/2006/main" w:rsidDel="00000000" w:rsidR="00000000" w:rsidRPr="00000000">
        <w:rPr>
          <w:rFonts w:ascii="Times New Roman" w:cs="Times New Roman" w:eastAsia="Times New Roman" w:hAnsi="Times New Roman"/>
          <w:b w:val="1"/>
          <w:color w:val="0000ff"/>
          <w:u w:val="single"/>
          <w:rtl w:val="0"/>
        </w:rPr>
        <w:t xml:space="preserve">самооцінка HEInnovate</w:t>
      </w:r>
      <w:r xmlns:w="http://schemas.openxmlformats.org/wordprocessingml/2006/main" w:rsidDel="00000000" w:rsidR="00000000" w:rsidRPr="00000000">
        <w:rPr>
          <w:rFonts w:ascii="Times New Roman" w:cs="Times New Roman" w:eastAsia="Times New Roman" w:hAnsi="Times New Roman"/>
          <w:color w:val="0000ff"/>
          <w:rtl w:val="0"/>
        </w:rPr>
        <w:t xml:space="preserve"> </w:t>
      </w:r>
      <w:r xmlns:w="http://schemas.openxmlformats.org/wordprocessingml/2006/main" w:rsidDel="00000000" w:rsidR="00000000" w:rsidRPr="00000000">
        <w:rPr>
          <w:rFonts w:ascii="Times New Roman" w:cs="Times New Roman" w:eastAsia="Times New Roman" w:hAnsi="Times New Roman"/>
          <w:rtl w:val="0"/>
        </w:rPr>
        <w:t xml:space="preserve">відіграв важливу роль у визначенні інституційних потреб та можливостей, формуванні IVAP</w:t>
      </w:r>
      <w:r xmlns:w="http://schemas.openxmlformats.org/wordprocessingml/2006/main" w:rsidDel="00000000" w:rsidR="00000000" w:rsidRPr="00000000">
        <w:rPr>
          <w:rFonts w:ascii="Times New Roman" w:cs="Times New Roman" w:eastAsia="Times New Roman" w:hAnsi="Times New Roman"/>
          <w:color w:val="0000ff"/>
          <w:rtl w:val="0"/>
        </w:rPr>
        <w:t xml:space="preserve"> </w:t>
      </w:r>
      <w:r xmlns:w="http://schemas.openxmlformats.org/wordprocessingml/2006/main" w:rsidDel="00000000" w:rsidR="00000000" w:rsidRPr="00000000">
        <w:rPr>
          <w:rFonts w:ascii="Times New Roman" w:cs="Times New Roman" w:eastAsia="Times New Roman" w:hAnsi="Times New Roman"/>
          <w:rtl w:val="0"/>
        </w:rPr>
        <w:t xml:space="preserve">впроваджувати цілеспрямовані та ефективні дії. Вирішуючи проблеми лідерства, ресурсів, підприємницького навчання та співпраці, проєкт </w:t>
      </w:r>
      <w:r xmlns:w="http://schemas.openxmlformats.org/wordprocessingml/2006/main" w:rsidDel="00000000" w:rsidR="00000000" w:rsidRPr="00000000">
        <w:rPr>
          <w:rFonts w:ascii="Times New Roman" w:cs="Times New Roman" w:eastAsia="Times New Roman" w:hAnsi="Times New Roman"/>
          <w:b w:val="1"/>
          <w:rtl w:val="0"/>
        </w:rPr>
        <w:t xml:space="preserve">SMART </w:t>
      </w:r>
      <w:r xmlns:w="http://schemas.openxmlformats.org/wordprocessingml/2006/main" w:rsidDel="00000000" w:rsidR="00000000" w:rsidRPr="00000000">
        <w:rPr>
          <w:rFonts w:ascii="Times New Roman" w:cs="Times New Roman" w:eastAsia="Times New Roman" w:hAnsi="Times New Roman"/>
          <w:rtl w:val="0"/>
        </w:rPr>
        <w:t xml:space="preserve">забезпечує системні реформи, що усувають розрив між теоретичними знаннями та практичними навичками. Ці зусилля готують студентів до успіху на сучасному ринку праці, справляючи тривалий вплив на європейську наукову освіту.</w:t>
      </w:r>
    </w:p>
    <w:p w:rsidR="00000000" w:rsidDel="00000000" w:rsidP="00000000" w:rsidRDefault="00000000" w:rsidRPr="00000000" w14:paraId="0000008F">
      <w:pPr xmlns:w="http://schemas.openxmlformats.org/wordprocessingml/2006/main">
        <w:tabs>
          <w:tab w:val="left" w:leader="none" w:pos="1418"/>
        </w:tabs>
        <w:spacing w:after="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Інтеграція досвіду та методів з різних дисциплін є центральною для досягнення цілей, окреслених у цьому проекті. Це відображено в таблиці B. Кожен тип студента, який навчається за будь-яким із цих спеціальностей: (біо)інформатика, (біо)хімія, навколишнє середовище, фармація та медицина, принесе унікальні навички та перспективи, які будуть узгоджені для сприяння міждисциплінарній співпраці та інноваціям. Як показано в таблиці C. У цьому проекті студенти застосовуватимуть свій унікальний набутий досвід з </w:t>
      </w:r>
      <w:r xmlns:w="http://schemas.openxmlformats.org/wordprocessingml/2006/main" w:rsidDel="00000000" w:rsidR="00000000" w:rsidRPr="00000000">
        <w:rPr>
          <w:rFonts w:ascii="Times New Roman" w:cs="Times New Roman" w:eastAsia="Times New Roman" w:hAnsi="Times New Roman"/>
          <w:b w:val="1"/>
          <w:rtl w:val="0"/>
        </w:rPr>
        <w:t xml:space="preserve">освітою доктора Віди </w:t>
      </w:r>
      <w:r xmlns:w="http://schemas.openxmlformats.org/wordprocessingml/2006/main" w:rsidDel="00000000" w:rsidR="00000000" w:rsidRPr="00000000">
        <w:rPr>
          <w:rFonts w:ascii="Times New Roman" w:cs="Times New Roman" w:eastAsia="Times New Roman" w:hAnsi="Times New Roman"/>
          <w:rtl w:val="0"/>
        </w:rPr>
        <w:t xml:space="preserve">та активно навчатимуться один в одного, сприяючи спільному та міждисциплінарному підходу. Цей обмін знаннями забезпечує глибше розуміння складних проблем та сприяє цілісному вирішенню проблем. Усі університети, що беруть участь у цьому проекті, мають обрані спеціальності для реалізації концепції освіти доктора Віди. Навички відповідних координаторів-бенефіціарів охоплюють усі ці дисципліни, а саме: </w:t>
      </w:r>
      <w:r xmlns:w="http://schemas.openxmlformats.org/wordprocessingml/2006/main" w:rsidDel="00000000" w:rsidR="00000000" w:rsidRPr="00000000">
        <w:rPr>
          <w:rFonts w:ascii="Times New Roman" w:cs="Times New Roman" w:eastAsia="Times New Roman" w:hAnsi="Times New Roman"/>
          <w:b w:val="1"/>
          <w:rtl w:val="0"/>
        </w:rPr>
        <w:t xml:space="preserve">біохімічну медицину та екологічну біохімію </w:t>
      </w:r>
      <w:r xmlns:w="http://schemas.openxmlformats.org/wordprocessingml/2006/main" w:rsidDel="00000000" w:rsidR="00000000" w:rsidRPr="00000000">
        <w:rPr>
          <w:rFonts w:ascii="Times New Roman" w:cs="Times New Roman" w:eastAsia="Times New Roman" w:hAnsi="Times New Roman"/>
          <w:rtl w:val="0"/>
        </w:rPr>
        <w:t xml:space="preserve">(UNL), </w:t>
      </w:r>
      <w:r xmlns:w="http://schemas.openxmlformats.org/wordprocessingml/2006/main" w:rsidDel="00000000" w:rsidR="00000000" w:rsidRPr="00000000">
        <w:rPr>
          <w:rFonts w:ascii="Times New Roman" w:cs="Times New Roman" w:eastAsia="Times New Roman" w:hAnsi="Times New Roman"/>
          <w:b w:val="1"/>
          <w:rtl w:val="0"/>
        </w:rPr>
        <w:t xml:space="preserve">біоінформатику та етичне/поясненне використання штучного інтелекту </w:t>
      </w:r>
      <w:r xmlns:w="http://schemas.openxmlformats.org/wordprocessingml/2006/main" w:rsidDel="00000000" w:rsidR="00000000" w:rsidRPr="00000000">
        <w:rPr>
          <w:rFonts w:ascii="Times New Roman" w:cs="Times New Roman" w:eastAsia="Times New Roman" w:hAnsi="Times New Roman"/>
          <w:rtl w:val="0"/>
        </w:rPr>
        <w:t xml:space="preserve">(YAGHMA), </w:t>
      </w:r>
      <w:r xmlns:w="http://schemas.openxmlformats.org/wordprocessingml/2006/main" w:rsidDel="00000000" w:rsidR="00000000" w:rsidRPr="00000000">
        <w:rPr>
          <w:rFonts w:ascii="Times New Roman" w:cs="Times New Roman" w:eastAsia="Times New Roman" w:hAnsi="Times New Roman"/>
          <w:b w:val="1"/>
          <w:rtl w:val="0"/>
        </w:rPr>
        <w:t xml:space="preserve">фармацію та біотехнології </w:t>
      </w:r>
      <w:r xmlns:w="http://schemas.openxmlformats.org/wordprocessingml/2006/main" w:rsidDel="00000000" w:rsidR="00000000" w:rsidRPr="00000000">
        <w:rPr>
          <w:rFonts w:ascii="Times New Roman" w:cs="Times New Roman" w:eastAsia="Times New Roman" w:hAnsi="Times New Roman"/>
          <w:rtl w:val="0"/>
        </w:rPr>
        <w:t xml:space="preserve">(UNIBO), </w:t>
      </w:r>
      <w:r xmlns:w="http://schemas.openxmlformats.org/wordprocessingml/2006/main" w:rsidDel="00000000" w:rsidR="00000000" w:rsidRPr="00000000">
        <w:rPr>
          <w:rFonts w:ascii="Times New Roman" w:cs="Times New Roman" w:eastAsia="Times New Roman" w:hAnsi="Times New Roman"/>
          <w:b w:val="1"/>
          <w:rtl w:val="0"/>
        </w:rPr>
        <w:t xml:space="preserve">біотехнології </w:t>
      </w:r>
      <w:r xmlns:w="http://schemas.openxmlformats.org/wordprocessingml/2006/main" w:rsidDel="00000000" w:rsidR="00000000" w:rsidRPr="00000000">
        <w:rPr>
          <w:rFonts w:ascii="Times New Roman" w:cs="Times New Roman" w:eastAsia="Times New Roman" w:hAnsi="Times New Roman"/>
          <w:rtl w:val="0"/>
        </w:rPr>
        <w:t xml:space="preserve">(STAB), </w:t>
      </w:r>
      <w:r xmlns:w="http://schemas.openxmlformats.org/wordprocessingml/2006/main" w:rsidDel="00000000" w:rsidR="00000000" w:rsidRPr="00000000">
        <w:rPr>
          <w:rFonts w:ascii="Times New Roman" w:cs="Times New Roman" w:eastAsia="Times New Roman" w:hAnsi="Times New Roman"/>
          <w:b w:val="1"/>
          <w:rtl w:val="0"/>
        </w:rPr>
        <w:t xml:space="preserve">системну медицину та біофізику </w:t>
      </w:r>
      <w:r xmlns:w="http://schemas.openxmlformats.org/wordprocessingml/2006/main" w:rsidDel="00000000" w:rsidR="00000000" w:rsidRPr="00000000">
        <w:rPr>
          <w:rFonts w:ascii="Times New Roman" w:cs="Times New Roman" w:eastAsia="Times New Roman" w:hAnsi="Times New Roman"/>
          <w:rtl w:val="0"/>
        </w:rPr>
        <w:t xml:space="preserve">(HUJI), </w:t>
      </w:r>
      <w:r xmlns:w="http://schemas.openxmlformats.org/wordprocessingml/2006/main" w:rsidDel="00000000" w:rsidR="00000000" w:rsidRPr="00000000">
        <w:rPr>
          <w:rFonts w:ascii="Times New Roman" w:cs="Times New Roman" w:eastAsia="Times New Roman" w:hAnsi="Times New Roman"/>
          <w:b w:val="1"/>
          <w:rtl w:val="0"/>
        </w:rPr>
        <w:t xml:space="preserve">медичну біохімію </w:t>
      </w:r>
      <w:r xmlns:w="http://schemas.openxmlformats.org/wordprocessingml/2006/main" w:rsidDel="00000000" w:rsidR="00000000" w:rsidRPr="00000000">
        <w:rPr>
          <w:rFonts w:ascii="Times New Roman" w:cs="Times New Roman" w:eastAsia="Times New Roman" w:hAnsi="Times New Roman"/>
          <w:rtl w:val="0"/>
        </w:rPr>
        <w:t xml:space="preserve">(BRFFA) та </w:t>
      </w:r>
      <w:r xmlns:w="http://schemas.openxmlformats.org/wordprocessingml/2006/main" w:rsidDel="00000000" w:rsidR="00000000" w:rsidRPr="00000000">
        <w:rPr>
          <w:rFonts w:ascii="Times New Roman" w:cs="Times New Roman" w:eastAsia="Times New Roman" w:hAnsi="Times New Roman"/>
          <w:b w:val="1"/>
          <w:rtl w:val="0"/>
        </w:rPr>
        <w:t xml:space="preserve">управління бізнесом </w:t>
      </w:r>
      <w:r xmlns:w="http://schemas.openxmlformats.org/wordprocessingml/2006/main" w:rsidDel="00000000" w:rsidR="00000000" w:rsidRPr="00000000">
        <w:rPr>
          <w:rFonts w:ascii="Times New Roman" w:cs="Times New Roman" w:eastAsia="Times New Roman" w:hAnsi="Times New Roman"/>
          <w:rtl w:val="0"/>
        </w:rPr>
        <w:t xml:space="preserve">(Yagma та STAB).</w:t>
      </w:r>
    </w:p>
    <w:p w:rsidR="00000000" w:rsidDel="00000000" w:rsidP="00000000" w:rsidRDefault="00000000" w:rsidRPr="00000000" w14:paraId="00000090">
      <w:pPr xmlns:w="http://schemas.openxmlformats.org/wordprocessingml/2006/main">
        <w:tabs>
          <w:tab w:val="left" w:leader="none" w:pos="1418"/>
        </w:tabs>
        <w:spacing w:after="0" w:before="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Під час Фази А, Dr. Vida Education залучить міждисциплінарні команди студентів для проведення тематичних досліджень (Таблиця D):</w:t>
      </w:r>
    </w:p>
    <w:p w:rsidR="00000000" w:rsidDel="00000000" w:rsidP="00000000" w:rsidRDefault="00000000" w:rsidRPr="00000000" w14:paraId="00000091">
      <w:pPr xmlns:w="http://schemas.openxmlformats.org/wordprocessingml/2006/main">
        <w:numPr>
          <w:ilvl w:val="0"/>
          <w:numId w:val="9"/>
        </w:numPr>
        <w:tabs>
          <w:tab w:val="left" w:leader="none" w:pos="1418"/>
        </w:tabs>
        <w:spacing w:after="0" w:before="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Аналіз білка в сечі: </w:t>
      </w:r>
      <w:r xmlns:w="http://schemas.openxmlformats.org/wordprocessingml/2006/main" w:rsidDel="00000000" w:rsidR="00000000" w:rsidRPr="00000000">
        <w:rPr>
          <w:rFonts w:ascii="Times New Roman" w:cs="Times New Roman" w:eastAsia="Times New Roman" w:hAnsi="Times New Roman"/>
          <w:rtl w:val="0"/>
        </w:rPr>
        <w:t xml:space="preserve">студенти-біохімії готують калібрувальні криві, студенти-медики обговорюють клінічні наслідки (наприклад, захворювання нирок), а студенти-біоінформатики автоматизують обробку даних за допомогою Python.</w:t>
      </w:r>
    </w:p>
    <w:p w:rsidR="00000000" w:rsidDel="00000000" w:rsidP="00000000" w:rsidRDefault="00000000" w:rsidRPr="00000000" w14:paraId="00000092">
      <w:pPr xmlns:w="http://schemas.openxmlformats.org/wordprocessingml/2006/main">
        <w:numPr>
          <w:ilvl w:val="0"/>
          <w:numId w:val="9"/>
        </w:numPr>
        <w:tabs>
          <w:tab w:val="left" w:leader="none" w:pos="1418"/>
        </w:tabs>
        <w:spacing w:after="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Вплив фармацевтичних препаратів на навколишнє середовище: </w:t>
      </w:r>
      <w:r xmlns:w="http://schemas.openxmlformats.org/wordprocessingml/2006/main" w:rsidDel="00000000" w:rsidR="00000000" w:rsidRPr="00000000">
        <w:rPr>
          <w:rFonts w:ascii="Times New Roman" w:cs="Times New Roman" w:eastAsia="Times New Roman" w:hAnsi="Times New Roman"/>
          <w:rtl w:val="0"/>
        </w:rPr>
        <w:t xml:space="preserve">Студенти-екологи аналізують забруднювачі води, студенти-фармацевти оцінюють хімічну стабільність, а студенти-біоінформатики моделюють розсіювання забруднювачів за допомогою штучного інтелекту для розробки політики.</w:t>
      </w:r>
      <w:sdt xmlns:w="http://schemas.openxmlformats.org/wordprocessingml/2006/main">
        <w:sdtPr>
          <w:id w:val="-584206600"/>
          <w:tag w:val="goog_rdk_4"/>
        </w:sdtPr>
        <w:sdtContent>
          <w:commentRangeStart w:id="0"/>
        </w:sdtContent>
      </w:sdt>
    </w:p>
    <w:p w:rsidR="00000000" w:rsidDel="00000000" w:rsidP="00000000" w:rsidRDefault="00000000" w:rsidRPr="00000000" w14:paraId="00000093">
      <w:pPr xmlns:w="http://schemas.openxmlformats.org/wordprocessingml/2006/main">
        <w:numPr>
          <w:ilvl w:val="0"/>
          <w:numId w:val="9"/>
        </w:numPr>
        <w:tabs>
          <w:tab w:val="left" w:leader="none" w:pos="1418"/>
        </w:tabs>
        <w:spacing w:after="0" w:lineRule="auto"/>
        <w:ind w:left="720" w:hanging="360"/>
        <w:rPr>
          <w:rFonts w:ascii="Times New Roman" w:cs="Times New Roman" w:eastAsia="Times New Roman" w:hAnsi="Times New Roman"/>
        </w:rPr>
      </w:pPr>
      <w:commentRangeEnd xmlns:w="http://schemas.openxmlformats.org/wordprocessingml/2006/main" w:id="0"/>
      <w:r xmlns:w="http://schemas.openxmlformats.org/wordprocessingml/2006/main" w:rsidDel="00000000" w:rsidR="00000000" w:rsidRPr="00000000">
        <w:commentReference xmlns:w="http://schemas.openxmlformats.org/wordprocessingml/2006/main" w:id="0"/>
      </w:r>
      <w:r xmlns:w="http://schemas.openxmlformats.org/wordprocessingml/2006/main" w:rsidDel="00000000" w:rsidR="00000000" w:rsidRPr="00000000">
        <w:rPr>
          <w:rFonts w:ascii="Times New Roman" w:cs="Times New Roman" w:eastAsia="Times New Roman" w:hAnsi="Times New Roman"/>
          <w:b w:val="1"/>
          <w:rtl w:val="0"/>
        </w:rPr>
        <w:t xml:space="preserve">ПЛР-діагностика для громадського здоров'я: </w:t>
      </w:r>
      <w:r xmlns:w="http://schemas.openxmlformats.org/wordprocessingml/2006/main" w:rsidDel="00000000" w:rsidR="00000000" w:rsidRPr="00000000">
        <w:rPr>
          <w:rFonts w:ascii="Times New Roman" w:cs="Times New Roman" w:eastAsia="Times New Roman" w:hAnsi="Times New Roman"/>
          <w:rtl w:val="0"/>
        </w:rPr>
        <w:t xml:space="preserve">студенти-медики демонструють ПЛР-діагностику (наприклад, непереносимість лактози), студенти-біохімії пояснюють ампліфікацію ДНК, а студенти-біоінформатики аналізують епідеміологічні дані на предмет тенденцій.</w:t>
      </w:r>
    </w:p>
    <w:p w:rsidR="00000000" w:rsidDel="00000000" w:rsidP="00000000" w:rsidRDefault="00000000" w:rsidRPr="00000000" w14:paraId="00000094">
      <w:pPr xmlns:w="http://schemas.openxmlformats.org/wordprocessingml/2006/main">
        <w:tabs>
          <w:tab w:val="left" w:leader="none" w:pos="1418"/>
        </w:tabs>
        <w:spacing w:after="0" w:before="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Такий підхід поєднує дисципліни, сприяючи співпраці та розвитку практичних навичок.</w:t>
      </w:r>
    </w:p>
    <w:p w:rsidR="00000000" w:rsidDel="00000000" w:rsidP="00000000" w:rsidRDefault="00000000" w:rsidRPr="00000000" w14:paraId="00000095">
      <w:pPr xmlns:w="http://schemas.openxmlformats.org/wordprocessingml/2006/main">
        <w:tabs>
          <w:tab w:val="left" w:leader="none" w:pos="1418"/>
        </w:tabs>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Таблиця B. Докторська освіта, тип студента та результати навчання й навички</w:t>
      </w:r>
    </w:p>
    <w:tbl>
      <w:tblPr>
        <w:tblStyle w:val="Table2"/>
        <w:tblW w:w="96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770"/>
        <w:tblGridChange w:id="0">
          <w:tblGrid>
            <w:gridCol w:w="1845"/>
            <w:gridCol w:w="7770"/>
          </w:tblGrid>
        </w:tblGridChange>
      </w:tblGrid>
      <w:tr>
        <w:trPr>
          <w:cantSplit w:val="0"/>
          <w:tblHeader w:val="0"/>
        </w:trPr>
        <w:tc>
          <w:tcPr>
            <w:vAlign w:val="center"/>
          </w:tcPr>
          <w:p w:rsidR="00000000" w:rsidDel="00000000" w:rsidP="00000000" w:rsidRDefault="00000000" w:rsidRPr="00000000" w14:paraId="00000096">
            <w:pPr xmlns:w="http://schemas.openxmlformats.org/wordprocessingml/2006/main">
              <w:tabs>
                <w:tab w:val="left" w:leader="none" w:pos="1418"/>
              </w:tabs>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Тип студента</w:t>
            </w:r>
          </w:p>
        </w:tc>
        <w:tc>
          <w:tcPr/>
          <w:p w:rsidR="00000000" w:rsidDel="00000000" w:rsidP="00000000" w:rsidRDefault="00000000" w:rsidRPr="00000000" w14:paraId="00000097">
            <w:pPr xmlns:w="http://schemas.openxmlformats.org/wordprocessingml/2006/main">
              <w:tabs>
                <w:tab w:val="left" w:leader="none" w:pos="1418"/>
              </w:tabs>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Результати навчання (LerO) та навички (Sk)</w:t>
            </w:r>
          </w:p>
        </w:tc>
      </w:tr>
      <w:tr>
        <w:trPr>
          <w:cantSplit w:val="0"/>
          <w:tblHeader w:val="0"/>
        </w:trPr>
        <w:tc>
          <w:tcPr>
            <w:vAlign w:val="center"/>
          </w:tcPr>
          <w:p w:rsidR="00000000" w:rsidDel="00000000" w:rsidP="00000000" w:rsidRDefault="00000000" w:rsidRPr="00000000" w14:paraId="00000098">
            <w:pPr xmlns:w="http://schemas.openxmlformats.org/wordprocessingml/2006/main">
              <w:tabs>
                <w:tab w:val="left" w:leader="none" w:pos="1418"/>
              </w:tabs>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(Біо)інформатика</w:t>
            </w:r>
          </w:p>
        </w:tc>
        <w:tc>
          <w:tcPr/>
          <w:p w:rsidR="00000000" w:rsidDel="00000000" w:rsidP="00000000" w:rsidRDefault="00000000" w:rsidRPr="00000000" w14:paraId="00000099">
            <w:pPr xmlns:w="http://schemas.openxmlformats.org/wordprocessingml/2006/main">
              <w:tabs>
                <w:tab w:val="left" w:leader="none" w:pos="1418"/>
              </w:tabs>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LerO: </w:t>
            </w:r>
            <w:r xmlns:w="http://schemas.openxmlformats.org/wordprocessingml/2006/main" w:rsidDel="00000000" w:rsidR="00000000" w:rsidRPr="00000000">
              <w:rPr>
                <w:rFonts w:ascii="Times New Roman" w:cs="Times New Roman" w:eastAsia="Times New Roman" w:hAnsi="Times New Roman"/>
                <w:rtl w:val="0"/>
              </w:rPr>
              <w:t xml:space="preserve">Глибоке програмування: (LabVIEW, MATLAB, Python), програмне забезпечення для обробки сигналів (MATLAB, Python, Octave) та інструменти візуалізації даних (Python, MATLAB, Tableau та Excel). </w:t>
            </w:r>
            <w:r xmlns:w="http://schemas.openxmlformats.org/wordprocessingml/2006/main" w:rsidDel="00000000" w:rsidR="00000000" w:rsidRPr="00000000">
              <w:rPr>
                <w:rFonts w:ascii="Times New Roman" w:cs="Times New Roman" w:eastAsia="Times New Roman" w:hAnsi="Times New Roman"/>
                <w:b w:val="1"/>
                <w:rtl w:val="0"/>
              </w:rPr>
              <w:t xml:space="preserve">Sk </w:t>
            </w:r>
            <w:r xmlns:w="http://schemas.openxmlformats.org/wordprocessingml/2006/main" w:rsidDel="00000000" w:rsidR="00000000" w:rsidRPr="00000000">
              <w:rPr>
                <w:rFonts w:ascii="Times New Roman" w:cs="Times New Roman" w:eastAsia="Times New Roman" w:hAnsi="Times New Roman"/>
                <w:rtl w:val="0"/>
              </w:rPr>
              <w:t xml:space="preserve">: Як інтерфейс електронних пристроїв з комп'ютерами, принтерами та мобільними пристроями.</w:t>
            </w:r>
          </w:p>
        </w:tc>
      </w:tr>
      <w:tr>
        <w:trPr>
          <w:cantSplit w:val="0"/>
          <w:tblHeader w:val="0"/>
        </w:trPr>
        <w:tc>
          <w:tcPr>
            <w:vAlign w:val="center"/>
          </w:tcPr>
          <w:p w:rsidR="00000000" w:rsidDel="00000000" w:rsidP="00000000" w:rsidRDefault="00000000" w:rsidRPr="00000000" w14:paraId="0000009A">
            <w:pPr xmlns:w="http://schemas.openxmlformats.org/wordprocessingml/2006/main">
              <w:tabs>
                <w:tab w:val="left" w:leader="none" w:pos="1418"/>
              </w:tabs>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(Біо)хімія</w:t>
            </w:r>
          </w:p>
        </w:tc>
        <w:tc>
          <w:tcPr/>
          <w:p w:rsidR="00000000" w:rsidDel="00000000" w:rsidP="00000000" w:rsidRDefault="00000000" w:rsidRPr="00000000" w14:paraId="0000009B">
            <w:pPr xmlns:w="http://schemas.openxmlformats.org/wordprocessingml/2006/main">
              <w:tabs>
                <w:tab w:val="left" w:leader="none" w:pos="1418"/>
              </w:tabs>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LerO: </w:t>
            </w:r>
            <w:r xmlns:w="http://schemas.openxmlformats.org/wordprocessingml/2006/main" w:rsidDel="00000000" w:rsidR="00000000" w:rsidRPr="00000000">
              <w:rPr>
                <w:rFonts w:ascii="Times New Roman" w:cs="Times New Roman" w:eastAsia="Times New Roman" w:hAnsi="Times New Roman"/>
                <w:rtl w:val="0"/>
              </w:rPr>
              <w:t xml:space="preserve">Спектрофотометрія, флуоресценція, контроль якості, попереднє концентрування, аналітичні розділення, експериментальна похибка, статистика, штучний інтелект, Python, хімічні вимірювання та кінетика. </w:t>
            </w:r>
            <w:r xmlns:w="http://schemas.openxmlformats.org/wordprocessingml/2006/main" w:rsidDel="00000000" w:rsidR="00000000" w:rsidRPr="00000000">
              <w:rPr>
                <w:rFonts w:ascii="Times New Roman" w:cs="Times New Roman" w:eastAsia="Times New Roman" w:hAnsi="Times New Roman"/>
                <w:b w:val="1"/>
                <w:rtl w:val="0"/>
              </w:rPr>
              <w:t xml:space="preserve">Sk </w:t>
            </w:r>
            <w:r xmlns:w="http://schemas.openxmlformats.org/wordprocessingml/2006/main" w:rsidDel="00000000" w:rsidR="00000000" w:rsidRPr="00000000">
              <w:rPr>
                <w:rFonts w:ascii="Times New Roman" w:cs="Times New Roman" w:eastAsia="Times New Roman" w:hAnsi="Times New Roman"/>
                <w:rtl w:val="0"/>
              </w:rPr>
              <w:t xml:space="preserve">: Глибокі концепції аналітичної та біоаналітичної хімії. Практична лабораторна робота.</w:t>
            </w:r>
          </w:p>
        </w:tc>
      </w:tr>
      <w:tr>
        <w:trPr>
          <w:cantSplit w:val="0"/>
          <w:tblHeader w:val="0"/>
        </w:trPr>
        <w:tc>
          <w:tcPr>
            <w:vAlign w:val="center"/>
          </w:tcPr>
          <w:p w:rsidR="00000000" w:rsidDel="00000000" w:rsidP="00000000" w:rsidRDefault="00000000" w:rsidRPr="00000000" w14:paraId="0000009C">
            <w:pPr xmlns:w="http://schemas.openxmlformats.org/wordprocessingml/2006/main">
              <w:tabs>
                <w:tab w:val="left" w:leader="none" w:pos="1418"/>
              </w:tabs>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Навколишнє середовище</w:t>
            </w:r>
          </w:p>
        </w:tc>
        <w:tc>
          <w:tcPr/>
          <w:p w:rsidR="00000000" w:rsidDel="00000000" w:rsidP="00000000" w:rsidRDefault="00000000" w:rsidRPr="00000000" w14:paraId="0000009D">
            <w:pPr xmlns:w="http://schemas.openxmlformats.org/wordprocessingml/2006/main">
              <w:tabs>
                <w:tab w:val="left" w:leader="none" w:pos="1418"/>
              </w:tabs>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LerO: </w:t>
            </w:r>
            <w:r xmlns:w="http://schemas.openxmlformats.org/wordprocessingml/2006/main" w:rsidDel="00000000" w:rsidR="00000000" w:rsidRPr="00000000">
              <w:rPr>
                <w:rFonts w:ascii="Times New Roman" w:cs="Times New Roman" w:eastAsia="Times New Roman" w:hAnsi="Times New Roman"/>
                <w:rtl w:val="0"/>
              </w:rPr>
              <w:t xml:space="preserve">Управління водними та стічними водами. Аналіз забруднюючих речовин (метали та органічні речовини), ШІ, Python та хімічні вимірювання. </w:t>
            </w:r>
            <w:r xmlns:w="http://schemas.openxmlformats.org/wordprocessingml/2006/main" w:rsidDel="00000000" w:rsidR="00000000" w:rsidRPr="00000000">
              <w:rPr>
                <w:rFonts w:ascii="Times New Roman" w:cs="Times New Roman" w:eastAsia="Times New Roman" w:hAnsi="Times New Roman"/>
                <w:b w:val="1"/>
                <w:rtl w:val="0"/>
              </w:rPr>
              <w:t xml:space="preserve">Sk </w:t>
            </w:r>
            <w:r xmlns:w="http://schemas.openxmlformats.org/wordprocessingml/2006/main" w:rsidDel="00000000" w:rsidR="00000000" w:rsidRPr="00000000">
              <w:rPr>
                <w:rFonts w:ascii="Times New Roman" w:cs="Times New Roman" w:eastAsia="Times New Roman" w:hAnsi="Times New Roman"/>
                <w:rtl w:val="0"/>
              </w:rPr>
              <w:t xml:space="preserve">: Управління водними та стічними водами. Практична лабораторна робота.</w:t>
            </w:r>
          </w:p>
        </w:tc>
      </w:tr>
      <w:tr>
        <w:trPr>
          <w:cantSplit w:val="0"/>
          <w:tblHeader w:val="0"/>
        </w:trPr>
        <w:tc>
          <w:tcPr>
            <w:vAlign w:val="center"/>
          </w:tcPr>
          <w:p w:rsidR="00000000" w:rsidDel="00000000" w:rsidP="00000000" w:rsidRDefault="00000000" w:rsidRPr="00000000" w14:paraId="0000009E">
            <w:pPr xmlns:w="http://schemas.openxmlformats.org/wordprocessingml/2006/main">
              <w:tabs>
                <w:tab w:val="left" w:leader="none" w:pos="1418"/>
              </w:tabs>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Аптека</w:t>
            </w:r>
          </w:p>
        </w:tc>
        <w:tc>
          <w:tcPr/>
          <w:p w:rsidR="00000000" w:rsidDel="00000000" w:rsidP="00000000" w:rsidRDefault="00000000" w:rsidRPr="00000000" w14:paraId="0000009F">
            <w:pPr xmlns:w="http://schemas.openxmlformats.org/wordprocessingml/2006/main">
              <w:tabs>
                <w:tab w:val="left" w:leader="none" w:pos="1418"/>
              </w:tabs>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LerO: </w:t>
            </w:r>
            <w:r xmlns:w="http://schemas.openxmlformats.org/wordprocessingml/2006/main" w:rsidDel="00000000" w:rsidR="00000000" w:rsidRPr="00000000">
              <w:rPr>
                <w:rFonts w:ascii="Times New Roman" w:cs="Times New Roman" w:eastAsia="Times New Roman" w:hAnsi="Times New Roman"/>
                <w:rtl w:val="0"/>
              </w:rPr>
              <w:t xml:space="preserve">Спектрофотометрія, флуоресценція, контроль якості, попереднє концентрування, аналітичні розділення, експериментальна похибка, статистика, штучний інтелект, Python, хімічні вимірювання, фармакокінетика, аналіз ліків та ПЛР. </w:t>
            </w:r>
            <w:r xmlns:w="http://schemas.openxmlformats.org/wordprocessingml/2006/main" w:rsidDel="00000000" w:rsidR="00000000" w:rsidRPr="00000000">
              <w:rPr>
                <w:rFonts w:ascii="Times New Roman" w:cs="Times New Roman" w:eastAsia="Times New Roman" w:hAnsi="Times New Roman"/>
                <w:b w:val="1"/>
                <w:rtl w:val="0"/>
              </w:rPr>
              <w:t xml:space="preserve">Sk </w:t>
            </w:r>
            <w:r xmlns:w="http://schemas.openxmlformats.org/wordprocessingml/2006/main" w:rsidDel="00000000" w:rsidR="00000000" w:rsidRPr="00000000">
              <w:rPr>
                <w:rFonts w:ascii="Times New Roman" w:cs="Times New Roman" w:eastAsia="Times New Roman" w:hAnsi="Times New Roman"/>
                <w:rtl w:val="0"/>
              </w:rPr>
              <w:t xml:space="preserve">: Аналіз ліків та метаболітів, практична лабораторна робота.</w:t>
            </w:r>
          </w:p>
        </w:tc>
      </w:tr>
      <w:tr>
        <w:trPr>
          <w:cantSplit w:val="0"/>
          <w:tblHeader w:val="0"/>
        </w:trPr>
        <w:tc>
          <w:tcPr>
            <w:vAlign w:val="center"/>
          </w:tcPr>
          <w:p w:rsidR="00000000" w:rsidDel="00000000" w:rsidP="00000000" w:rsidRDefault="00000000" w:rsidRPr="00000000" w14:paraId="000000A0">
            <w:pPr xmlns:w="http://schemas.openxmlformats.org/wordprocessingml/2006/main">
              <w:tabs>
                <w:tab w:val="left" w:leader="none" w:pos="1418"/>
              </w:tabs>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Ліки</w:t>
            </w:r>
          </w:p>
        </w:tc>
        <w:tc>
          <w:tcPr/>
          <w:p w:rsidR="00000000" w:rsidDel="00000000" w:rsidP="00000000" w:rsidRDefault="00000000" w:rsidRPr="00000000" w14:paraId="000000A1">
            <w:pPr xmlns:w="http://schemas.openxmlformats.org/wordprocessingml/2006/main">
              <w:tabs>
                <w:tab w:val="left" w:leader="none" w:pos="1418"/>
              </w:tabs>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LerO: </w:t>
            </w:r>
            <w:r xmlns:w="http://schemas.openxmlformats.org/wordprocessingml/2006/main" w:rsidDel="00000000" w:rsidR="00000000" w:rsidRPr="00000000">
              <w:rPr>
                <w:rFonts w:ascii="Times New Roman" w:cs="Times New Roman" w:eastAsia="Times New Roman" w:hAnsi="Times New Roman"/>
                <w:rtl w:val="0"/>
              </w:rPr>
              <w:t xml:space="preserve">Епідеміологія, застосування ПЛР, тематичні дослідження, статистика, штучний інтелект, Python та хімічні вимірювання. </w:t>
            </w:r>
            <w:r xmlns:w="http://schemas.openxmlformats.org/wordprocessingml/2006/main" w:rsidDel="00000000" w:rsidR="00000000" w:rsidRPr="00000000">
              <w:rPr>
                <w:rFonts w:ascii="Times New Roman" w:cs="Times New Roman" w:eastAsia="Times New Roman" w:hAnsi="Times New Roman"/>
                <w:b w:val="1"/>
                <w:rtl w:val="0"/>
              </w:rPr>
              <w:t xml:space="preserve">Sk </w:t>
            </w:r>
            <w:r xmlns:w="http://schemas.openxmlformats.org/wordprocessingml/2006/main" w:rsidDel="00000000" w:rsidR="00000000" w:rsidRPr="00000000">
              <w:rPr>
                <w:rFonts w:ascii="Times New Roman" w:cs="Times New Roman" w:eastAsia="Times New Roman" w:hAnsi="Times New Roman"/>
                <w:rtl w:val="0"/>
              </w:rPr>
              <w:t xml:space="preserve">: ПЛР-аналіз, ДНК та медицина, статистика для епідеміології.</w:t>
            </w:r>
            <w:sdt xmlns:w="http://schemas.openxmlformats.org/wordprocessingml/2006/main">
              <w:sdtPr>
                <w:id w:val="640419797"/>
                <w:tag w:val="goog_rdk_5"/>
              </w:sdtPr>
              <w:sdtContent>
                <w:ins w:author="Tereza Cartaxo" w:id="3" w:date="2025-07-27T13:51:30Z">
                  <w:r w:rsidDel="00000000" w:rsidR="00000000" w:rsidRPr="00000000">
                    <w:rPr>
                      <w:rFonts w:ascii="Times New Roman" w:cs="Times New Roman" w:eastAsia="Times New Roman" w:hAnsi="Times New Roman"/>
                      <w:rtl w:val="0"/>
                    </w:rPr>
                    <w:t xml:space="preserve"> RNA? DNAc</w:t>
                  </w:r>
                </w:ins>
              </w:sdtContent>
            </w:sdt>
          </w:p>
        </w:tc>
      </w:tr>
    </w:tbl>
    <w:p w:rsidR="00000000" w:rsidDel="00000000" w:rsidP="00000000" w:rsidRDefault="00000000" w:rsidRPr="00000000" w14:paraId="000000A2">
      <w:pPr>
        <w:tabs>
          <w:tab w:val="left" w:leader="none" w:pos="1418"/>
        </w:tabs>
        <w:spacing w:after="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A3">
      <w:pPr>
        <w:tabs>
          <w:tab w:val="left" w:leader="none" w:pos="1418"/>
        </w:tabs>
        <w:spacing w:after="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A4">
      <w:pPr xmlns:w="http://schemas.openxmlformats.org/wordprocessingml/2006/main">
        <w:tabs>
          <w:tab w:val="left" w:leader="none" w:pos="1418"/>
        </w:tabs>
        <w:spacing w:after="0" w:lineRule="auto"/>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Таблиця C. Інтеграція експертних знань через міждисциплінарну співпрацю та навчання колег. Деякі приклади.</w:t>
      </w:r>
    </w:p>
    <w:tbl>
      <w:tblPr>
        <w:tblStyle w:val="Table3"/>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5"/>
        <w:gridCol w:w="8295"/>
        <w:tblGridChange w:id="0">
          <w:tblGrid>
            <w:gridCol w:w="1335"/>
            <w:gridCol w:w="8295"/>
          </w:tblGrid>
        </w:tblGridChange>
      </w:tblGrid>
      <w:tr>
        <w:trPr>
          <w:cantSplit w:val="0"/>
          <w:tblHeader w:val="0"/>
        </w:trPr>
        <w:tc>
          <w:tcPr>
            <w:vAlign w:val="center"/>
          </w:tcPr>
          <w:p w:rsidR="00000000" w:rsidDel="00000000" w:rsidP="00000000" w:rsidRDefault="00000000" w:rsidRPr="00000000" w14:paraId="000000A5">
            <w:pPr xmlns:w="http://schemas.openxmlformats.org/wordprocessingml/2006/main">
              <w:tabs>
                <w:tab w:val="left" w:leader="none" w:pos="1418"/>
              </w:tabs>
              <w:jc w:val="center"/>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(Біо) Інформація.</w:t>
            </w:r>
          </w:p>
        </w:tc>
        <w:tc>
          <w:tcPr/>
          <w:p w:rsidR="00000000" w:rsidDel="00000000" w:rsidP="00000000" w:rsidRDefault="00000000" w:rsidRPr="00000000" w14:paraId="000000A6">
            <w:pPr xmlns:w="http://schemas.openxmlformats.org/wordprocessingml/2006/main">
              <w:tabs>
                <w:tab w:val="left" w:leader="none" w:pos="1418"/>
              </w:tabs>
              <w:spacing w:after="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Чого вони можуть навчити </w:t>
            </w:r>
            <w:r xmlns:w="http://schemas.openxmlformats.org/wordprocessingml/2006/main" w:rsidDel="00000000" w:rsidR="00000000" w:rsidRPr="00000000">
              <w:rPr>
                <w:rFonts w:ascii="Times New Roman" w:cs="Times New Roman" w:eastAsia="Times New Roman" w:hAnsi="Times New Roman"/>
                <w:rtl w:val="0"/>
              </w:rPr>
              <w:t xml:space="preserve">: Методи збору, обробки та візуалізації даних за допомогою таких інструментів, як Python, MATLAB та Tableau. Передові методи обробки сигналів для уточнення та аналізу експериментальних даних, отриманих у хімії, фармації або екологічних дослідженнях.</w:t>
            </w:r>
          </w:p>
          <w:p w:rsidR="00000000" w:rsidDel="00000000" w:rsidP="00000000" w:rsidRDefault="00000000" w:rsidRPr="00000000" w14:paraId="000000A7">
            <w:pPr xmlns:w="http://schemas.openxmlformats.org/wordprocessingml/2006/main">
              <w:tabs>
                <w:tab w:val="left" w:leader="none" w:pos="1418"/>
              </w:tabs>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Чого вони можуть навчитися </w:t>
            </w:r>
            <w:r xmlns:w="http://schemas.openxmlformats.org/wordprocessingml/2006/main" w:rsidDel="00000000" w:rsidR="00000000" w:rsidRPr="00000000">
              <w:rPr>
                <w:rFonts w:ascii="Times New Roman" w:cs="Times New Roman" w:eastAsia="Times New Roman" w:hAnsi="Times New Roman"/>
                <w:rtl w:val="0"/>
              </w:rPr>
              <w:t xml:space="preserve">: З </w:t>
            </w:r>
            <w:r xmlns:w="http://schemas.openxmlformats.org/wordprocessingml/2006/main" w:rsidDel="00000000" w:rsidR="00000000" w:rsidRPr="00000000">
              <w:rPr>
                <w:rFonts w:ascii="Times New Roman" w:cs="Times New Roman" w:eastAsia="Times New Roman" w:hAnsi="Times New Roman"/>
                <w:b w:val="1"/>
                <w:rtl w:val="0"/>
              </w:rPr>
              <w:t xml:space="preserve">біохімії </w:t>
            </w:r>
            <w:r xmlns:w="http://schemas.openxmlformats.org/wordprocessingml/2006/main" w:rsidDel="00000000" w:rsidR="00000000" w:rsidRPr="00000000">
              <w:rPr>
                <w:rFonts w:ascii="Times New Roman" w:cs="Times New Roman" w:eastAsia="Times New Roman" w:hAnsi="Times New Roman"/>
                <w:rtl w:val="0"/>
              </w:rPr>
              <w:t xml:space="preserve">: Важливість правильної експериментальної установки, такої як розробка точних калібрувальних кривих для спектрофотометричних даних. З </w:t>
            </w:r>
            <w:r xmlns:w="http://schemas.openxmlformats.org/wordprocessingml/2006/main" w:rsidDel="00000000" w:rsidR="00000000" w:rsidRPr="00000000">
              <w:rPr>
                <w:rFonts w:ascii="Times New Roman" w:cs="Times New Roman" w:eastAsia="Times New Roman" w:hAnsi="Times New Roman"/>
                <w:b w:val="1"/>
                <w:rtl w:val="0"/>
              </w:rPr>
              <w:t xml:space="preserve">медицини </w:t>
            </w:r>
            <w:r xmlns:w="http://schemas.openxmlformats.org/wordprocessingml/2006/main" w:rsidDel="00000000" w:rsidR="00000000" w:rsidRPr="00000000">
              <w:rPr>
                <w:rFonts w:ascii="Times New Roman" w:cs="Times New Roman" w:eastAsia="Times New Roman" w:hAnsi="Times New Roman"/>
                <w:rtl w:val="0"/>
              </w:rPr>
              <w:t xml:space="preserve">: Як оброблені дані можна використовувати для отримання значущих клінічних висновків, таких як виявлення закономірностей в епідеміологічних дослідженнях або аналізі біомаркерів.</w:t>
            </w:r>
          </w:p>
        </w:tc>
      </w:tr>
      <w:tr>
        <w:trPr>
          <w:cantSplit w:val="0"/>
          <w:tblHeader w:val="0"/>
        </w:trPr>
        <w:tc>
          <w:tcPr>
            <w:vAlign w:val="center"/>
          </w:tcPr>
          <w:p w:rsidR="00000000" w:rsidDel="00000000" w:rsidP="00000000" w:rsidRDefault="00000000" w:rsidRPr="00000000" w14:paraId="000000A8">
            <w:pPr xmlns:w="http://schemas.openxmlformats.org/wordprocessingml/2006/main">
              <w:tabs>
                <w:tab w:val="left" w:leader="none" w:pos="1418"/>
              </w:tabs>
              <w:jc w:val="center"/>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(Біо)хімія</w:t>
            </w:r>
          </w:p>
        </w:tc>
        <w:tc>
          <w:tcPr/>
          <w:p w:rsidR="00000000" w:rsidDel="00000000" w:rsidP="00000000" w:rsidRDefault="00000000" w:rsidRPr="00000000" w14:paraId="000000A9">
            <w:pPr xmlns:w="http://schemas.openxmlformats.org/wordprocessingml/2006/main">
              <w:tabs>
                <w:tab w:val="left" w:leader="none" w:pos="1418"/>
              </w:tabs>
              <w:spacing w:after="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Чого вони можуть навчити </w:t>
            </w:r>
            <w:r xmlns:w="http://schemas.openxmlformats.org/wordprocessingml/2006/main" w:rsidDel="00000000" w:rsidR="00000000" w:rsidRPr="00000000">
              <w:rPr>
                <w:rFonts w:ascii="Times New Roman" w:cs="Times New Roman" w:eastAsia="Times New Roman" w:hAnsi="Times New Roman"/>
                <w:rtl w:val="0"/>
              </w:rPr>
              <w:t xml:space="preserve">: Як створювати та перевіряти калібрувальні криві для кількісного визначення аналітів, таких як загальний білок у сечі або забруднювачі у воді. Експериментальні методи попереднього концентрування, розділення та мінімізації аналітичних помилок, які можна застосовувати у фармації, екологічних дослідженнях або медичній діагностиці.</w:t>
            </w:r>
          </w:p>
          <w:p w:rsidR="00000000" w:rsidDel="00000000" w:rsidP="00000000" w:rsidRDefault="00000000" w:rsidRPr="00000000" w14:paraId="000000AA">
            <w:pPr xmlns:w="http://schemas.openxmlformats.org/wordprocessingml/2006/main">
              <w:tabs>
                <w:tab w:val="left" w:leader="none" w:pos="1418"/>
              </w:tabs>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Чого вони можуть навчитися </w:t>
            </w:r>
            <w:r xmlns:w="http://schemas.openxmlformats.org/wordprocessingml/2006/main" w:rsidDel="00000000" w:rsidR="00000000" w:rsidRPr="00000000">
              <w:rPr>
                <w:rFonts w:ascii="Times New Roman" w:cs="Times New Roman" w:eastAsia="Times New Roman" w:hAnsi="Times New Roman"/>
                <w:rtl w:val="0"/>
              </w:rPr>
              <w:t xml:space="preserve">: З </w:t>
            </w:r>
            <w:r xmlns:w="http://schemas.openxmlformats.org/wordprocessingml/2006/main" w:rsidDel="00000000" w:rsidR="00000000" w:rsidRPr="00000000">
              <w:rPr>
                <w:rFonts w:ascii="Times New Roman" w:cs="Times New Roman" w:eastAsia="Times New Roman" w:hAnsi="Times New Roman"/>
                <w:b w:val="1"/>
                <w:rtl w:val="0"/>
              </w:rPr>
              <w:t xml:space="preserve">медицини </w:t>
            </w:r>
            <w:r xmlns:w="http://schemas.openxmlformats.org/wordprocessingml/2006/main" w:rsidDel="00000000" w:rsidR="00000000" w:rsidRPr="00000000">
              <w:rPr>
                <w:rFonts w:ascii="Times New Roman" w:cs="Times New Roman" w:eastAsia="Times New Roman" w:hAnsi="Times New Roman"/>
                <w:rtl w:val="0"/>
              </w:rPr>
              <w:t xml:space="preserve">: Клінічне значення хімічних вимірювань, таких як значення концентрації білка в діагностиці захворювань нирок. З </w:t>
            </w:r>
            <w:r xmlns:w="http://schemas.openxmlformats.org/wordprocessingml/2006/main" w:rsidDel="00000000" w:rsidR="00000000" w:rsidRPr="00000000">
              <w:rPr>
                <w:rFonts w:ascii="Times New Roman" w:cs="Times New Roman" w:eastAsia="Times New Roman" w:hAnsi="Times New Roman"/>
                <w:b w:val="1"/>
                <w:rtl w:val="0"/>
              </w:rPr>
              <w:t xml:space="preserve">біоінформатики </w:t>
            </w:r>
            <w:r xmlns:w="http://schemas.openxmlformats.org/wordprocessingml/2006/main" w:rsidDel="00000000" w:rsidR="00000000" w:rsidRPr="00000000">
              <w:rPr>
                <w:rFonts w:ascii="Times New Roman" w:cs="Times New Roman" w:eastAsia="Times New Roman" w:hAnsi="Times New Roman"/>
                <w:rtl w:val="0"/>
              </w:rPr>
              <w:t xml:space="preserve">: Як автоматизувати обробку даних та візуалізувати складні набори даних для ефективнішого аналізу.</w:t>
            </w:r>
          </w:p>
        </w:tc>
      </w:tr>
      <w:tr>
        <w:trPr>
          <w:cantSplit w:val="0"/>
          <w:tblHeader w:val="0"/>
        </w:trPr>
        <w:tc>
          <w:tcPr>
            <w:vAlign w:val="center"/>
          </w:tcPr>
          <w:p w:rsidR="00000000" w:rsidDel="00000000" w:rsidP="00000000" w:rsidRDefault="00000000" w:rsidRPr="00000000" w14:paraId="000000AB">
            <w:pPr xmlns:w="http://schemas.openxmlformats.org/wordprocessingml/2006/main">
              <w:tabs>
                <w:tab w:val="left" w:leader="none" w:pos="1418"/>
              </w:tabs>
              <w:jc w:val="center"/>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Навколишнє середовище</w:t>
            </w:r>
          </w:p>
        </w:tc>
        <w:tc>
          <w:tcPr/>
          <w:p w:rsidR="00000000" w:rsidDel="00000000" w:rsidP="00000000" w:rsidRDefault="00000000" w:rsidRPr="00000000" w14:paraId="000000AC">
            <w:pPr xmlns:w="http://schemas.openxmlformats.org/wordprocessingml/2006/main">
              <w:tabs>
                <w:tab w:val="left" w:leader="none" w:pos="1418"/>
              </w:tabs>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Чого вони можуть навчити </w:t>
            </w:r>
            <w:r xmlns:w="http://schemas.openxmlformats.org/wordprocessingml/2006/main" w:rsidDel="00000000" w:rsidR="00000000" w:rsidRPr="00000000">
              <w:rPr>
                <w:rFonts w:ascii="Times New Roman" w:cs="Times New Roman" w:eastAsia="Times New Roman" w:hAnsi="Times New Roman"/>
                <w:rtl w:val="0"/>
              </w:rPr>
              <w:t xml:space="preserve">: Методи аналізу води та стічних вод, включаючи кількісне визначення забруднюючих речовин (наприклад, металів та органічних речовин) та використання штучного інтелекту для моніторингу навколишнього середовища. Аналіз екологічного та медичного впливу забруднюючих речовин, що пропонує контекст для фармацевтичного та медичного застосування. </w:t>
            </w:r>
            <w:r xmlns:w="http://schemas.openxmlformats.org/wordprocessingml/2006/main" w:rsidDel="00000000" w:rsidR="00000000" w:rsidRPr="00000000">
              <w:rPr>
                <w:rFonts w:ascii="Times New Roman" w:cs="Times New Roman" w:eastAsia="Times New Roman" w:hAnsi="Times New Roman"/>
                <w:b w:val="1"/>
                <w:rtl w:val="0"/>
              </w:rPr>
              <w:t xml:space="preserve">Чого вони можуть навчитися </w:t>
            </w:r>
            <w:r xmlns:w="http://schemas.openxmlformats.org/wordprocessingml/2006/main" w:rsidDel="00000000" w:rsidR="00000000" w:rsidRPr="00000000">
              <w:rPr>
                <w:rFonts w:ascii="Times New Roman" w:cs="Times New Roman" w:eastAsia="Times New Roman" w:hAnsi="Times New Roman"/>
                <w:rtl w:val="0"/>
              </w:rPr>
              <w:t xml:space="preserve">: З </w:t>
            </w:r>
            <w:r xmlns:w="http://schemas.openxmlformats.org/wordprocessingml/2006/main" w:rsidDel="00000000" w:rsidR="00000000" w:rsidRPr="00000000">
              <w:rPr>
                <w:rFonts w:ascii="Times New Roman" w:cs="Times New Roman" w:eastAsia="Times New Roman" w:hAnsi="Times New Roman"/>
                <w:b w:val="1"/>
                <w:rtl w:val="0"/>
              </w:rPr>
              <w:t xml:space="preserve">фармації </w:t>
            </w:r>
            <w:r xmlns:w="http://schemas.openxmlformats.org/wordprocessingml/2006/main" w:rsidDel="00000000" w:rsidR="00000000" w:rsidRPr="00000000">
              <w:rPr>
                <w:rFonts w:ascii="Times New Roman" w:cs="Times New Roman" w:eastAsia="Times New Roman" w:hAnsi="Times New Roman"/>
                <w:rtl w:val="0"/>
              </w:rPr>
              <w:t xml:space="preserve">: Як аналізувати стійкість у навколишньому середовищі та деградацію фармацевтичних сполук. З </w:t>
            </w:r>
            <w:r xmlns:w="http://schemas.openxmlformats.org/wordprocessingml/2006/main" w:rsidDel="00000000" w:rsidR="00000000" w:rsidRPr="00000000">
              <w:rPr>
                <w:rFonts w:ascii="Times New Roman" w:cs="Times New Roman" w:eastAsia="Times New Roman" w:hAnsi="Times New Roman"/>
                <w:b w:val="1"/>
                <w:rtl w:val="0"/>
              </w:rPr>
              <w:t xml:space="preserve">біохімії </w:t>
            </w:r>
            <w:r xmlns:w="http://schemas.openxmlformats.org/wordprocessingml/2006/main" w:rsidDel="00000000" w:rsidR="00000000" w:rsidRPr="00000000">
              <w:rPr>
                <w:rFonts w:ascii="Times New Roman" w:cs="Times New Roman" w:eastAsia="Times New Roman" w:hAnsi="Times New Roman"/>
                <w:rtl w:val="0"/>
              </w:rPr>
              <w:t xml:space="preserve">: Методи виявлення та кількісного визначення забруднюючих речовин за допомогою передових аналітичних інструментів, таких як флуоресценція та спектрофотометрія.</w:t>
            </w:r>
          </w:p>
        </w:tc>
      </w:tr>
      <w:tr>
        <w:trPr>
          <w:cantSplit w:val="0"/>
          <w:tblHeader w:val="0"/>
        </w:trPr>
        <w:tc>
          <w:tcPr>
            <w:vAlign w:val="center"/>
          </w:tcPr>
          <w:p w:rsidR="00000000" w:rsidDel="00000000" w:rsidP="00000000" w:rsidRDefault="00000000" w:rsidRPr="00000000" w14:paraId="000000AD">
            <w:pPr xmlns:w="http://schemas.openxmlformats.org/wordprocessingml/2006/main">
              <w:tabs>
                <w:tab w:val="left" w:leader="none" w:pos="1418"/>
              </w:tabs>
              <w:jc w:val="center"/>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Аптека</w:t>
            </w:r>
          </w:p>
        </w:tc>
        <w:tc>
          <w:tcPr/>
          <w:p w:rsidR="00000000" w:rsidDel="00000000" w:rsidP="00000000" w:rsidRDefault="00000000" w:rsidRPr="00000000" w14:paraId="000000AE">
            <w:pPr xmlns:w="http://schemas.openxmlformats.org/wordprocessingml/2006/main">
              <w:tabs>
                <w:tab w:val="left" w:leader="none" w:pos="1418"/>
              </w:tabs>
              <w:spacing w:after="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Чого вони можуть навчити </w:t>
            </w:r>
            <w:r xmlns:w="http://schemas.openxmlformats.org/wordprocessingml/2006/main" w:rsidDel="00000000" w:rsidR="00000000" w:rsidRPr="00000000">
              <w:rPr>
                <w:rFonts w:ascii="Times New Roman" w:cs="Times New Roman" w:eastAsia="Times New Roman" w:hAnsi="Times New Roman"/>
                <w:rtl w:val="0"/>
              </w:rPr>
              <w:t xml:space="preserve">: Фармакокінетика та метаболізм ліків, допомога студентам-медикам та біохімікам у розумінні того, як ліки всмоктуються, розподіляються та виводяться. Методи аналізу метаболітів та перевірки точності протоколів тестування ліків.</w:t>
            </w:r>
          </w:p>
          <w:p w:rsidR="00000000" w:rsidDel="00000000" w:rsidP="00000000" w:rsidRDefault="00000000" w:rsidRPr="00000000" w14:paraId="000000AF">
            <w:pPr xmlns:w="http://schemas.openxmlformats.org/wordprocessingml/2006/main">
              <w:tabs>
                <w:tab w:val="left" w:leader="none" w:pos="1418"/>
              </w:tabs>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Чого вони можуть навчитися </w:t>
            </w:r>
            <w:r xmlns:w="http://schemas.openxmlformats.org/wordprocessingml/2006/main" w:rsidDel="00000000" w:rsidR="00000000" w:rsidRPr="00000000">
              <w:rPr>
                <w:rFonts w:ascii="Times New Roman" w:cs="Times New Roman" w:eastAsia="Times New Roman" w:hAnsi="Times New Roman"/>
                <w:rtl w:val="0"/>
              </w:rPr>
              <w:t xml:space="preserve">: З </w:t>
            </w:r>
            <w:r xmlns:w="http://schemas.openxmlformats.org/wordprocessingml/2006/main" w:rsidDel="00000000" w:rsidR="00000000" w:rsidRPr="00000000">
              <w:rPr>
                <w:rFonts w:ascii="Times New Roman" w:cs="Times New Roman" w:eastAsia="Times New Roman" w:hAnsi="Times New Roman"/>
                <w:b w:val="1"/>
                <w:rtl w:val="0"/>
              </w:rPr>
              <w:t xml:space="preserve">медицини </w:t>
            </w:r>
            <w:r xmlns:w="http://schemas.openxmlformats.org/wordprocessingml/2006/main" w:rsidDel="00000000" w:rsidR="00000000" w:rsidRPr="00000000">
              <w:rPr>
                <w:rFonts w:ascii="Times New Roman" w:cs="Times New Roman" w:eastAsia="Times New Roman" w:hAnsi="Times New Roman"/>
                <w:rtl w:val="0"/>
              </w:rPr>
              <w:t xml:space="preserve">: Клінічний контекст ефективності та безпеки ліків, а також як фармакокінетичні дані впливають на рішення щодо лікування. З </w:t>
            </w:r>
            <w:r xmlns:w="http://schemas.openxmlformats.org/wordprocessingml/2006/main" w:rsidDel="00000000" w:rsidR="00000000" w:rsidRPr="00000000">
              <w:rPr>
                <w:rFonts w:ascii="Times New Roman" w:cs="Times New Roman" w:eastAsia="Times New Roman" w:hAnsi="Times New Roman"/>
                <w:b w:val="1"/>
                <w:rtl w:val="0"/>
              </w:rPr>
              <w:t xml:space="preserve">довкілля </w:t>
            </w:r>
            <w:r xmlns:w="http://schemas.openxmlformats.org/wordprocessingml/2006/main" w:rsidDel="00000000" w:rsidR="00000000" w:rsidRPr="00000000">
              <w:rPr>
                <w:rFonts w:ascii="Times New Roman" w:cs="Times New Roman" w:eastAsia="Times New Roman" w:hAnsi="Times New Roman"/>
                <w:rtl w:val="0"/>
              </w:rPr>
              <w:t xml:space="preserve">: Вплив фармацевтичних відходів на екосистеми та як розробляти екологічно чисті ліки.</w:t>
            </w:r>
          </w:p>
        </w:tc>
      </w:tr>
      <w:tr>
        <w:trPr>
          <w:cantSplit w:val="0"/>
          <w:tblHeader w:val="0"/>
        </w:trPr>
        <w:tc>
          <w:tcPr>
            <w:vAlign w:val="center"/>
          </w:tcPr>
          <w:p w:rsidR="00000000" w:rsidDel="00000000" w:rsidP="00000000" w:rsidRDefault="00000000" w:rsidRPr="00000000" w14:paraId="000000B0">
            <w:pPr xmlns:w="http://schemas.openxmlformats.org/wordprocessingml/2006/main">
              <w:tabs>
                <w:tab w:val="left" w:leader="none" w:pos="1418"/>
              </w:tabs>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Ліки</w:t>
            </w:r>
          </w:p>
        </w:tc>
        <w:tc>
          <w:tcPr/>
          <w:p w:rsidR="00000000" w:rsidDel="00000000" w:rsidP="00000000" w:rsidRDefault="00000000" w:rsidRPr="00000000" w14:paraId="000000B1">
            <w:pPr xmlns:w="http://schemas.openxmlformats.org/wordprocessingml/2006/main">
              <w:tabs>
                <w:tab w:val="left" w:leader="none" w:pos="1418"/>
              </w:tabs>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Чого вони можуть навчити </w:t>
            </w:r>
            <w:r xmlns:w="http://schemas.openxmlformats.org/wordprocessingml/2006/main" w:rsidDel="00000000" w:rsidR="00000000" w:rsidRPr="00000000">
              <w:rPr>
                <w:rFonts w:ascii="Times New Roman" w:cs="Times New Roman" w:eastAsia="Times New Roman" w:hAnsi="Times New Roman"/>
                <w:rtl w:val="0"/>
              </w:rPr>
              <w:t xml:space="preserve">: Клінічна значущість даних, таких як медичне значення рівня білка в сечі або вплив забруднення на здоров'я населення. Як пов'язати епідеміологічні дані з хімічними вимірюваннями, щоб зробити змістовні висновки про здоров'я населення. </w:t>
            </w:r>
            <w:r xmlns:w="http://schemas.openxmlformats.org/wordprocessingml/2006/main" w:rsidDel="00000000" w:rsidR="00000000" w:rsidRPr="00000000">
              <w:rPr>
                <w:rFonts w:ascii="Times New Roman" w:cs="Times New Roman" w:eastAsia="Times New Roman" w:hAnsi="Times New Roman"/>
                <w:b w:val="1"/>
                <w:rtl w:val="0"/>
              </w:rPr>
              <w:t xml:space="preserve">Чого вони можуть навчитися </w:t>
            </w:r>
            <w:r xmlns:w="http://schemas.openxmlformats.org/wordprocessingml/2006/main" w:rsidDel="00000000" w:rsidR="00000000" w:rsidRPr="00000000">
              <w:rPr>
                <w:rFonts w:ascii="Times New Roman" w:cs="Times New Roman" w:eastAsia="Times New Roman" w:hAnsi="Times New Roman"/>
                <w:rtl w:val="0"/>
              </w:rPr>
              <w:t xml:space="preserve">: З </w:t>
            </w:r>
            <w:r xmlns:w="http://schemas.openxmlformats.org/wordprocessingml/2006/main" w:rsidDel="00000000" w:rsidR="00000000" w:rsidRPr="00000000">
              <w:rPr>
                <w:rFonts w:ascii="Times New Roman" w:cs="Times New Roman" w:eastAsia="Times New Roman" w:hAnsi="Times New Roman"/>
                <w:b w:val="1"/>
                <w:rtl w:val="0"/>
              </w:rPr>
              <w:t xml:space="preserve">біоінформатики </w:t>
            </w:r>
            <w:r xmlns:w="http://schemas.openxmlformats.org/wordprocessingml/2006/main" w:rsidDel="00000000" w:rsidR="00000000" w:rsidRPr="00000000">
              <w:rPr>
                <w:rFonts w:ascii="Times New Roman" w:cs="Times New Roman" w:eastAsia="Times New Roman" w:hAnsi="Times New Roman"/>
                <w:rtl w:val="0"/>
              </w:rPr>
              <w:t xml:space="preserve">: Методи обробки великих наборів даних, таких як епідеміологічні дослідження, та отримання практичних висновків за допомогою штучного інтелекту та статистичного моделювання. З </w:t>
            </w:r>
            <w:r xmlns:w="http://schemas.openxmlformats.org/wordprocessingml/2006/main" w:rsidDel="00000000" w:rsidR="00000000" w:rsidRPr="00000000">
              <w:rPr>
                <w:rFonts w:ascii="Times New Roman" w:cs="Times New Roman" w:eastAsia="Times New Roman" w:hAnsi="Times New Roman"/>
                <w:b w:val="1"/>
                <w:rtl w:val="0"/>
              </w:rPr>
              <w:t xml:space="preserve">біохімії </w:t>
            </w:r>
            <w:r xmlns:w="http://schemas.openxmlformats.org/wordprocessingml/2006/main" w:rsidDel="00000000" w:rsidR="00000000" w:rsidRPr="00000000">
              <w:rPr>
                <w:rFonts w:ascii="Times New Roman" w:cs="Times New Roman" w:eastAsia="Times New Roman" w:hAnsi="Times New Roman"/>
                <w:rtl w:val="0"/>
              </w:rPr>
              <w:t xml:space="preserve">: Хімічні та біоаналітичні основи діагностичних інструментів, таких як ПЛР та флуоресцентні аналізи.</w:t>
            </w:r>
          </w:p>
        </w:tc>
      </w:tr>
    </w:tbl>
    <w:p w:rsidR="00000000" w:rsidDel="00000000" w:rsidP="00000000" w:rsidRDefault="00000000" w:rsidRPr="00000000" w14:paraId="000000B2">
      <w:pPr>
        <w:tabs>
          <w:tab w:val="left" w:leader="none" w:pos="1418"/>
        </w:tabs>
        <w:spacing w:after="0" w:lineRule="auto"/>
        <w:rPr>
          <w:sz w:val="18"/>
          <w:szCs w:val="18"/>
        </w:rPr>
      </w:pPr>
      <w:r w:rsidDel="00000000" w:rsidR="00000000" w:rsidRPr="00000000">
        <w:rPr>
          <w:rtl w:val="0"/>
        </w:rPr>
      </w:r>
    </w:p>
    <w:p w:rsidR="00000000" w:rsidDel="00000000" w:rsidP="00000000" w:rsidRDefault="00000000" w:rsidRPr="00000000" w14:paraId="000000B3">
      <w:pPr xmlns:w="http://schemas.openxmlformats.org/wordprocessingml/2006/main">
        <w:tabs>
          <w:tab w:val="left" w:leader="none" w:pos="1418"/>
        </w:tabs>
        <w:spacing w:after="0" w:before="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Проєкт інтегрує Трикутник знань – освіту, дослідження та бізнес – шляхом вбудовування пристрою Dr. Vida Education у навчальні програми вищої освіти, щоб надати студентам практичні навички, що відповідають пріоритетам ЄС у сфері навчання протягом усього життя. Співпраця з такими установами, як UNL, BRFAA, HUJI та STAB, гарантує, що пристрій залишається інноваційним та ефективним у різних дисциплінах, а партнерство з промисловістю (STABvida, EXEL, Yaghma) сприяє готовності до виходу на ринок, розробці бізнес-моделі та комерціалізації. Надійний План дій щодо різноманітності та інклюзії пріоритезує гендерну рівність та представництво. Жінки-лідери будуть залучені для усунення дисбалансу, а інформаційно-просвітницька робота з недостатньо представленими групами, включаючи студентів з сімей іммігрантів та менш розвинених регіонів, забезпечує рівний доступ. Розробка гендерно-чутливих інструментів, таких як пристрій «Dr. Vida Education», забезпечує інклюзивність в </w:t>
      </w:r>
      <w:r xmlns:w="http://schemas.openxmlformats.org/wordprocessingml/2006/main" w:rsidDel="00000000" w:rsidR="00000000" w:rsidRPr="00000000">
        <w:rPr>
          <w:rFonts w:ascii="Times New Roman" w:cs="Times New Roman" w:eastAsia="Times New Roman" w:hAnsi="Times New Roman"/>
          <w:b w:val="1"/>
          <w:color w:val="1155cc"/>
          <w:u w:val="single"/>
          <w:rtl w:val="0"/>
        </w:rPr>
        <w:t xml:space="preserve">освітніх </w:t>
      </w:r>
      <w:r xmlns:w="http://schemas.openxmlformats.org/wordprocessingml/2006/main" w:rsidDel="00000000" w:rsidR="00000000" w:rsidRPr="00000000">
        <w:rPr>
          <w:rFonts w:ascii="Times New Roman" w:cs="Times New Roman" w:eastAsia="Times New Roman" w:hAnsi="Times New Roman"/>
          <w:rtl w:val="0"/>
        </w:rPr>
        <w:t xml:space="preserve">та медичних програмах.</w:t>
      </w:r>
      <w:r xmlns:w="http://schemas.openxmlformats.org/wordprocessingml/2006/main" w:rsidDel="00000000" w:rsidR="00000000" w:rsidRPr="00000000">
        <w:rPr>
          <w:rFonts w:ascii="Times New Roman" w:cs="Times New Roman" w:eastAsia="Times New Roman" w:hAnsi="Times New Roman"/>
          <w:b w:val="1"/>
          <w:color w:val="1155cc"/>
          <w:u w:val="single"/>
          <w:rtl w:val="0"/>
        </w:rPr>
        <w:t xml:space="preserve"> </w:t>
      </w:r>
      <w:r xmlns:w="http://schemas.openxmlformats.org/wordprocessingml/2006/main" w:rsidDel="00000000" w:rsidR="00000000" w:rsidRPr="00000000">
        <w:rPr>
          <w:rFonts w:ascii="Times New Roman" w:cs="Times New Roman" w:eastAsia="Times New Roman" w:hAnsi="Times New Roman"/>
          <w:rtl w:val="0"/>
        </w:rPr>
        <w:t xml:space="preserve">Моніторинг гендерного балансу протягом усього проєкту забезпечує підзвітність та постійне вдосконалення. Цей підхід відповідає </w:t>
      </w:r>
      <w:hyperlink xmlns:w="http://schemas.openxmlformats.org/wordprocessingml/2006/main" xmlns:r="http://schemas.openxmlformats.org/officeDocument/2006/relationships" r:id="rId41">
        <w:r xmlns:w="http://schemas.openxmlformats.org/wordprocessingml/2006/main" w:rsidDel="00000000" w:rsidR="00000000" w:rsidRPr="00000000">
          <w:rPr>
            <w:rFonts w:ascii="Times New Roman" w:cs="Times New Roman" w:eastAsia="Times New Roman" w:hAnsi="Times New Roman"/>
            <w:b w:val="1"/>
            <w:color w:val="1155cc"/>
            <w:u w:val="single"/>
            <w:rtl w:val="0"/>
          </w:rPr>
          <w:t xml:space="preserve">Цілі сталого розвитку ООН 5 (Гендерна рівність </w:t>
        </w:r>
      </w:hyperlink>
      <w:hyperlink xmlns:w="http://schemas.openxmlformats.org/wordprocessingml/2006/main" xmlns:r="http://schemas.openxmlformats.org/officeDocument/2006/relationships" r:id="rId42">
        <w:r xmlns:w="http://schemas.openxmlformats.org/wordprocessingml/2006/main" w:rsidDel="00000000" w:rsidR="00000000" w:rsidRPr="00000000">
          <w:rPr>
            <w:rFonts w:ascii="Times New Roman" w:cs="Times New Roman" w:eastAsia="Times New Roman" w:hAnsi="Times New Roman"/>
            <w:b w:val="1"/>
            <w:u w:val="single"/>
            <w:rtl w:val="0"/>
          </w:rPr>
          <w:t xml:space="preserve">) </w:t>
        </w:r>
      </w:hyperlink>
      <w:r xmlns:w="http://schemas.openxmlformats.org/wordprocessingml/2006/main" w:rsidDel="00000000" w:rsidR="00000000" w:rsidRPr="00000000">
        <w:rPr>
          <w:rFonts w:ascii="Times New Roman" w:cs="Times New Roman" w:eastAsia="Times New Roman" w:hAnsi="Times New Roman"/>
          <w:rtl w:val="0"/>
        </w:rPr>
        <w:t xml:space="preserve">та</w:t>
      </w:r>
      <w:r xmlns:w="http://schemas.openxmlformats.org/wordprocessingml/2006/main" w:rsidDel="00000000" w:rsidR="00000000" w:rsidRPr="00000000">
        <w:rPr>
          <w:rFonts w:ascii="Times New Roman" w:cs="Times New Roman" w:eastAsia="Times New Roman" w:hAnsi="Times New Roman"/>
          <w:b w:val="1"/>
          <w:color w:val="1155cc"/>
          <w:u w:val="single"/>
          <w:rtl w:val="0"/>
        </w:rPr>
        <w:t xml:space="preserve"> </w:t>
      </w:r>
      <w:r xmlns:w="http://schemas.openxmlformats.org/wordprocessingml/2006/main" w:rsidDel="00000000" w:rsidR="00000000" w:rsidRPr="00000000">
        <w:rPr>
          <w:rFonts w:ascii="Times New Roman" w:cs="Times New Roman" w:eastAsia="Times New Roman" w:hAnsi="Times New Roman"/>
          <w:rtl w:val="0"/>
        </w:rPr>
        <w:t xml:space="preserve">Стратегія </w:t>
      </w:r>
      <w:hyperlink xmlns:w="http://schemas.openxmlformats.org/wordprocessingml/2006/main" xmlns:r="http://schemas.openxmlformats.org/officeDocument/2006/relationships" r:id="rId43">
        <w:r xmlns:w="http://schemas.openxmlformats.org/wordprocessingml/2006/main" w:rsidDel="00000000" w:rsidR="00000000" w:rsidRPr="00000000">
          <w:rPr>
            <w:rFonts w:ascii="Times New Roman" w:cs="Times New Roman" w:eastAsia="Times New Roman" w:hAnsi="Times New Roman"/>
            <w:b w:val="1"/>
            <w:color w:val="1155cc"/>
            <w:u w:val="single"/>
            <w:rtl w:val="0"/>
          </w:rPr>
          <w:t xml:space="preserve">ЄС щодо гендерної рівності 2020-2025 років </w:t>
        </w:r>
      </w:hyperlink>
      <w:r xmlns:w="http://schemas.openxmlformats.org/wordprocessingml/2006/main" w:rsidDel="00000000" w:rsidR="00000000" w:rsidRPr="00000000">
        <w:rPr>
          <w:rFonts w:ascii="Times New Roman" w:cs="Times New Roman" w:eastAsia="Times New Roman" w:hAnsi="Times New Roman"/>
          <w:rtl w:val="0"/>
        </w:rPr>
        <w:t xml:space="preserve">, що посилює сталий розвиток та вплив проекту. Доступність та портативність пристрою забезпечують доступ до нього в країнах з обмеженими ресурсами, таких як Португалія та Греція, сприяючи рівності в науковій освіті. Гендерно-чутливі інструменти, такі як Dr. Vida Education, інтегрують інклюзивність в освіту та охорону здоров'я, при цьому гендерний баланс контролюється в рамках Цілі сталого розвитку 5 та Стратегії ЄС щодо гендерної рівності. Стратегія проекту щодо інтелектуальної власності, що керується Угодою про консорціум, визначає право власності та використання, водночас забезпечуючи відкритий доступ до результатів досліджень. План управління даними, що відповідає GDPR, підтримує безпечну та прозору обробку даних, з протоколами для збору, обміну та зберігання. Цей комплексний план забезпечує довгострокову доступність та відтворюваність, посилюючи відповідність проекту цілям сталого розвитку та інновацій.</w:t>
      </w:r>
    </w:p>
    <w:p w:rsidR="00000000" w:rsidDel="00000000" w:rsidP="00000000" w:rsidRDefault="00000000" w:rsidRPr="00000000" w14:paraId="000000B4">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u w:val="single"/>
        </w:rPr>
      </w:pPr>
      <w:r xmlns:w="http://schemas.openxmlformats.org/wordprocessingml/2006/main" w:rsidDel="00000000" w:rsidR="00000000" w:rsidRPr="00000000">
        <w:rPr>
          <w:rFonts w:ascii="Times New Roman" w:cs="Times New Roman" w:eastAsia="Times New Roman" w:hAnsi="Times New Roman"/>
          <w:color w:val="333333"/>
          <w:sz w:val="24"/>
          <w:szCs w:val="24"/>
          <w:u w:val="single"/>
          <w:rtl w:val="0"/>
        </w:rPr>
        <w:t xml:space="preserve">Розділ 2: ВПЛИВ (максимум 10 сторінок)</w:t>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6">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808080"/>
        </w:rPr>
      </w:pPr>
      <w:r xmlns:w="http://schemas.openxmlformats.org/wordprocessingml/2006/main" w:rsidDel="00000000" w:rsidR="00000000" w:rsidRPr="00000000">
        <w:rPr>
          <w:rFonts w:ascii="Times New Roman" w:cs="Times New Roman" w:eastAsia="Times New Roman" w:hAnsi="Times New Roman"/>
          <w:b w:val="1"/>
          <w:color w:val="333333"/>
          <w:rtl w:val="0"/>
        </w:rPr>
        <w:t xml:space="preserve">2.1 Шляхи проекту до досягнення впливу (максимум 5 сторінок/15 000 символів)</w:t>
      </w:r>
    </w:p>
    <w:p w:rsidR="00000000" w:rsidDel="00000000" w:rsidP="00000000" w:rsidRDefault="00000000" w:rsidRPr="00000000" w14:paraId="000000B7">
      <w:pPr xmlns:w="http://schemas.openxmlformats.org/wordprocessingml/2006/main">
        <w:pStyle w:val="Heading3"/>
        <w:keepNext w:val="0"/>
        <w:keepLines w:val="0"/>
        <w:tabs>
          <w:tab w:val="left" w:leader="none" w:pos="1418"/>
        </w:tabs>
        <w:spacing w:after="80" w:before="280" w:line="240" w:lineRule="auto"/>
        <w:rPr>
          <w:rFonts w:ascii="Times New Roman" w:cs="Times New Roman" w:eastAsia="Times New Roman" w:hAnsi="Times New Roman"/>
          <w:b w:val="1"/>
          <w:color w:val="333333"/>
          <w:sz w:val="22"/>
          <w:szCs w:val="22"/>
        </w:rPr>
      </w:pPr>
      <w:bookmarkStart xmlns:w="http://schemas.openxmlformats.org/wordprocessingml/2006/main" w:colFirst="0" w:colLast="0" w:name="_heading=h.ecp7trffsasu" w:id="0"/>
      <w:bookmarkEnd xmlns:w="http://schemas.openxmlformats.org/wordprocessingml/2006/main" w:id="0"/>
      <w:r xmlns:w="http://schemas.openxmlformats.org/wordprocessingml/2006/main" w:rsidDel="00000000" w:rsidR="00000000" w:rsidRPr="00000000">
        <w:rPr>
          <w:rFonts w:ascii="Times New Roman" w:cs="Times New Roman" w:eastAsia="Times New Roman" w:hAnsi="Times New Roman"/>
          <w:b w:val="1"/>
          <w:color w:val="333333"/>
          <w:sz w:val="22"/>
          <w:szCs w:val="22"/>
          <w:rtl w:val="0"/>
        </w:rPr>
        <w:t xml:space="preserve">2.1 Шляхи проекту до досягнення впливу</w:t>
      </w:r>
    </w:p>
    <w:p w:rsidR="00000000" w:rsidDel="00000000" w:rsidP="00000000" w:rsidRDefault="00000000" w:rsidRPr="00000000" w14:paraId="000000B8">
      <w:pPr xmlns:w="http://schemas.openxmlformats.org/wordprocessingml/2006/main">
        <w:tabs>
          <w:tab w:val="left" w:leader="none" w:pos="1418"/>
        </w:tabs>
        <w:spacing w:before="24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Проєкт SMART розроблений для каталізації зміни парадигми в науковій освіті в Європі та в усьому світі шляхом впровадження експериментального навчання, інновацій та міждисциплінарної співпраці в академічні програми. Використовуючи пристрій Dr. Vida Education, ця ініціатива відповідає на критичну потребу в поєднанні теоретичних знань з практичною практикою, сприянні підприємництву та просуванні інклюзивності в різних освітніх та економічних контекстах. Проєкт бездоганно узгоджується з цілями ініціативи EIT HEI, спрямованими на позиціонування європейських університетів як лідерів в інноваціях, а також сприяння глобальним викликам сталого розвитку та охорони здоров'я.</w:t>
      </w:r>
    </w:p>
    <w:p w:rsidR="00000000" w:rsidDel="00000000" w:rsidP="00000000" w:rsidRDefault="00000000" w:rsidRPr="00000000" w14:paraId="000000B9">
      <w:pPr xmlns:w="http://schemas.openxmlformats.org/wordprocessingml/2006/main">
        <w:pStyle w:val="Heading4"/>
        <w:keepNext w:val="0"/>
        <w:keepLines w:val="0"/>
        <w:tabs>
          <w:tab w:val="left" w:leader="none" w:pos="1418"/>
        </w:tabs>
        <w:spacing w:after="40" w:before="240" w:line="240" w:lineRule="auto"/>
        <w:rPr>
          <w:rFonts w:ascii="Times New Roman" w:cs="Times New Roman" w:eastAsia="Times New Roman" w:hAnsi="Times New Roman"/>
          <w:b w:val="1"/>
          <w:i w:val="0"/>
          <w:color w:val="333333"/>
        </w:rPr>
      </w:pPr>
      <w:bookmarkStart xmlns:w="http://schemas.openxmlformats.org/wordprocessingml/2006/main" w:colFirst="0" w:colLast="0" w:name="_heading=h.w6704m3w7udz" w:id="1"/>
      <w:bookmarkEnd xmlns:w="http://schemas.openxmlformats.org/wordprocessingml/2006/main" w:id="1"/>
      <w:r xmlns:w="http://schemas.openxmlformats.org/wordprocessingml/2006/main" w:rsidDel="00000000" w:rsidR="00000000" w:rsidRPr="00000000">
        <w:rPr>
          <w:rFonts w:ascii="Times New Roman" w:cs="Times New Roman" w:eastAsia="Times New Roman" w:hAnsi="Times New Roman"/>
          <w:b w:val="1"/>
          <w:i w:val="0"/>
          <w:color w:val="333333"/>
          <w:rtl w:val="0"/>
        </w:rPr>
        <w:t xml:space="preserve">Масштаб та охоплення: охоплення різноманітної аудиторії та розширення впливу</w:t>
      </w:r>
    </w:p>
    <w:p w:rsidR="00000000" w:rsidDel="00000000" w:rsidP="00000000" w:rsidRDefault="00000000" w:rsidRPr="00000000" w14:paraId="000000BA">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Проєкт SMART орієнтований на багаторівневу аудиторію, що охоплює студентів, викладачів, дослідницькі установи та зацікавлені сторони галузі. Його охоплення включає:</w:t>
      </w:r>
    </w:p>
    <w:p w:rsidR="00000000" w:rsidDel="00000000" w:rsidP="00000000" w:rsidRDefault="00000000" w:rsidRPr="00000000" w14:paraId="000000BB">
      <w:pPr xmlns:w="http://schemas.openxmlformats.org/wordprocessingml/2006/main">
        <w:numPr>
          <w:ilvl w:val="0"/>
          <w:numId w:val="12"/>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Європейські установи </w:t>
      </w:r>
      <w:r xmlns:w="http://schemas.openxmlformats.org/wordprocessingml/2006/main" w:rsidDel="00000000" w:rsidR="00000000" w:rsidRPr="00000000">
        <w:rPr>
          <w:rFonts w:ascii="Times New Roman" w:cs="Times New Roman" w:eastAsia="Times New Roman" w:hAnsi="Times New Roman"/>
          <w:rtl w:val="0"/>
        </w:rPr>
        <w:t xml:space="preserve">: Протягом Фази А проект залучає чотири європейські вищі навчальні заклади, що приносить користь 500 студентам та навчає 50 викладачів практичним та міждисциплінарним навичкам. До Фази 2А програма розширюється до 20 вищих навчальних закладів, охоплюючи 2000 студентів та 200 викладачів, забезпечуючи широкий вплив у різних академічних дисциплінах.</w:t>
      </w:r>
    </w:p>
    <w:p w:rsidR="00000000" w:rsidDel="00000000" w:rsidP="00000000" w:rsidRDefault="00000000" w:rsidRPr="00000000" w14:paraId="000000BC">
      <w:pPr xmlns:w="http://schemas.openxmlformats.org/wordprocessingml/2006/main">
        <w:numPr>
          <w:ilvl w:val="0"/>
          <w:numId w:val="12"/>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Глобальне охоплення </w:t>
      </w:r>
      <w:r xmlns:w="http://schemas.openxmlformats.org/wordprocessingml/2006/main" w:rsidDel="00000000" w:rsidR="00000000" w:rsidRPr="00000000">
        <w:rPr>
          <w:rFonts w:ascii="Times New Roman" w:cs="Times New Roman" w:eastAsia="Times New Roman" w:hAnsi="Times New Roman"/>
          <w:rtl w:val="0"/>
        </w:rPr>
        <w:t xml:space="preserve">: До 2030 року пристрій буде впроваджено у 40 вищих навчальних закладах світу, зокрема у 20 за межами Європи. Це амбітне розширення сприяє міжнародній співпраці та позиціонує Європу як лідера в освітніх інноваціях.</w:t>
      </w:r>
    </w:p>
    <w:p w:rsidR="00000000" w:rsidDel="00000000" w:rsidP="00000000" w:rsidRDefault="00000000" w:rsidRPr="00000000" w14:paraId="000000BD">
      <w:pPr xmlns:w="http://schemas.openxmlformats.org/wordprocessingml/2006/main">
        <w:numPr>
          <w:ilvl w:val="0"/>
          <w:numId w:val="12"/>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Розширення можливостей студентів та викладачів </w:t>
      </w:r>
      <w:r xmlns:w="http://schemas.openxmlformats.org/wordprocessingml/2006/main" w:rsidDel="00000000" w:rsidR="00000000" w:rsidRPr="00000000">
        <w:rPr>
          <w:rFonts w:ascii="Times New Roman" w:cs="Times New Roman" w:eastAsia="Times New Roman" w:hAnsi="Times New Roman"/>
          <w:rtl w:val="0"/>
        </w:rPr>
        <w:t xml:space="preserve">: До 2030 року доступ до цього пристрою отримають понад 10 000 студентів та понад 500 викладачів. Це забезпечує довгострокову системну реформу в науковій освіті, надаючи учням необхідні навички в аналізі даних, біоінформатиці та передових лабораторних методах.</w:t>
      </w:r>
    </w:p>
    <w:p w:rsidR="00000000" w:rsidDel="00000000" w:rsidP="00000000" w:rsidRDefault="00000000" w:rsidRPr="00000000" w14:paraId="000000BE">
      <w:pPr xmlns:w="http://schemas.openxmlformats.org/wordprocessingml/2006/main">
        <w:numPr>
          <w:ilvl w:val="0"/>
          <w:numId w:val="12"/>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Партнерство з промисловістю </w:t>
      </w:r>
      <w:r xmlns:w="http://schemas.openxmlformats.org/wordprocessingml/2006/main" w:rsidDel="00000000" w:rsidR="00000000" w:rsidRPr="00000000">
        <w:rPr>
          <w:rFonts w:ascii="Times New Roman" w:cs="Times New Roman" w:eastAsia="Times New Roman" w:hAnsi="Times New Roman"/>
          <w:rtl w:val="0"/>
        </w:rPr>
        <w:t xml:space="preserve">: Залучення промислових партнерів (наприклад, STABvida, YAGHMA) сприяє переходу академічних інновацій у готові до ринку рішення, сприяючи економічному зростанню та підтримуючи розвиток інноваційних екосистем.</w:t>
      </w:r>
    </w:p>
    <w:p w:rsidR="00000000" w:rsidDel="00000000" w:rsidP="00000000" w:rsidRDefault="00000000" w:rsidRPr="00000000" w14:paraId="000000BF">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Охоплення SMART виходить за межі безпосередніх бенефіціарів, впливаючи на політичні рамки, стандарти акредитації та передовий досвід в освіті через центри поширення інформації та міжнародні партнерства.</w:t>
      </w:r>
    </w:p>
    <w:p w:rsidR="00000000" w:rsidDel="00000000" w:rsidP="00000000" w:rsidRDefault="00000000" w:rsidRPr="00000000" w14:paraId="000000C0">
      <w:pPr>
        <w:pStyle w:val="Heading4"/>
        <w:keepNext w:val="0"/>
        <w:keepLines w:val="0"/>
        <w:tabs>
          <w:tab w:val="left" w:leader="none" w:pos="1418"/>
        </w:tabs>
        <w:spacing w:after="0" w:before="0" w:line="240" w:lineRule="auto"/>
        <w:rPr>
          <w:rFonts w:ascii="Times New Roman" w:cs="Times New Roman" w:eastAsia="Times New Roman" w:hAnsi="Times New Roman"/>
          <w:b w:val="1"/>
          <w:i w:val="0"/>
          <w:color w:val="333333"/>
        </w:rPr>
      </w:pPr>
      <w:bookmarkStart w:colFirst="0" w:colLast="0" w:name="_heading=h.3x7okcnrbwbl" w:id="2"/>
      <w:bookmarkEnd w:id="2"/>
      <w:r w:rsidDel="00000000" w:rsidR="00000000" w:rsidRPr="00000000">
        <w:rPr>
          <w:rtl w:val="0"/>
        </w:rPr>
      </w:r>
    </w:p>
    <w:p w:rsidR="00000000" w:rsidDel="00000000" w:rsidP="00000000" w:rsidRDefault="00000000" w:rsidRPr="00000000" w14:paraId="000000C1">
      <w:pPr xmlns:w="http://schemas.openxmlformats.org/wordprocessingml/2006/main">
        <w:pStyle w:val="Heading4"/>
        <w:keepNext w:val="0"/>
        <w:keepLines w:val="0"/>
        <w:tabs>
          <w:tab w:val="left" w:leader="none" w:pos="1418"/>
        </w:tabs>
        <w:spacing w:after="40" w:before="0" w:line="240" w:lineRule="auto"/>
        <w:rPr>
          <w:rFonts w:ascii="Times New Roman" w:cs="Times New Roman" w:eastAsia="Times New Roman" w:hAnsi="Times New Roman"/>
          <w:b w:val="1"/>
          <w:i w:val="0"/>
          <w:color w:val="333333"/>
        </w:rPr>
      </w:pPr>
      <w:bookmarkStart xmlns:w="http://schemas.openxmlformats.org/wordprocessingml/2006/main" w:colFirst="0" w:colLast="0" w:name="_heading=h.8pkp2axzccd1" w:id="3"/>
      <w:bookmarkEnd xmlns:w="http://schemas.openxmlformats.org/wordprocessingml/2006/main" w:id="3"/>
      <w:r xmlns:w="http://schemas.openxmlformats.org/wordprocessingml/2006/main" w:rsidDel="00000000" w:rsidR="00000000" w:rsidRPr="00000000">
        <w:rPr>
          <w:rFonts w:ascii="Times New Roman" w:cs="Times New Roman" w:eastAsia="Times New Roman" w:hAnsi="Times New Roman"/>
          <w:b w:val="1"/>
          <w:i w:val="0"/>
          <w:color w:val="333333"/>
          <w:rtl w:val="0"/>
        </w:rPr>
        <w:t xml:space="preserve">Значення та вплив: трансформаційні переваги для освіти, досліджень та суспільства</w:t>
      </w:r>
    </w:p>
    <w:p w:rsidR="00000000" w:rsidDel="00000000" w:rsidP="00000000" w:rsidRDefault="00000000" w:rsidRPr="00000000" w14:paraId="000000C2">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Значення проєкту SMART полягає в його здатності вирішувати фундаментальні прогалини в європейській науковій освіті та його внеску в вирішення глобальних викликів. Його вплив вимірюється за ключовими вимірами:</w:t>
      </w:r>
    </w:p>
    <w:p w:rsidR="00000000" w:rsidDel="00000000" w:rsidP="00000000" w:rsidRDefault="00000000" w:rsidRPr="00000000" w14:paraId="000000C3">
      <w:pPr xmlns:w="http://schemas.openxmlformats.org/wordprocessingml/2006/main">
        <w:numPr>
          <w:ilvl w:val="0"/>
          <w:numId w:val="4"/>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Освітні інновації </w:t>
      </w:r>
      <w:r xmlns:w="http://schemas.openxmlformats.org/wordprocessingml/2006/main"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4">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Досвідне навчання </w:t>
      </w:r>
      <w:r xmlns:w="http://schemas.openxmlformats.org/wordprocessingml/2006/main" w:rsidDel="00000000" w:rsidR="00000000" w:rsidRPr="00000000">
        <w:rPr>
          <w:rFonts w:ascii="Times New Roman" w:cs="Times New Roman" w:eastAsia="Times New Roman" w:hAnsi="Times New Roman"/>
          <w:rtl w:val="0"/>
        </w:rPr>
        <w:t xml:space="preserve">: Інтеграція освітнього програмного забезпечення Dr. Vida Education забезпечує підхід «один студент — один пристрій», що дозволяє проводити індивідуальне практичне навчання з біохімії, екологічних досліджень, біоінформатики та клінічної діагностики. Студенти отримують навички роботи з сучасними методами, такими як флуоресцентний аналіз, ПЛР, моніторинг забруднюючих речовин та візуалізація даних на основі штучного інтелекту.</w:t>
      </w:r>
    </w:p>
    <w:p w:rsidR="00000000" w:rsidDel="00000000" w:rsidP="00000000" w:rsidRDefault="00000000" w:rsidRPr="00000000" w14:paraId="000000C5">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Міждисциплінарна співпраця </w:t>
      </w:r>
      <w:r xmlns:w="http://schemas.openxmlformats.org/wordprocessingml/2006/main" w:rsidDel="00000000" w:rsidR="00000000" w:rsidRPr="00000000">
        <w:rPr>
          <w:rFonts w:ascii="Times New Roman" w:cs="Times New Roman" w:eastAsia="Times New Roman" w:hAnsi="Times New Roman"/>
          <w:rtl w:val="0"/>
        </w:rPr>
        <w:t xml:space="preserve">: тематичні дослідження, такі як аналіз білка в сечі та оцінка впливу на навколишнє середовище, сприяють міждисциплінарній командній роботі, де студенти медицини, біоінформатики та хімії працюють спільно, відображаючи реальні сценарії вирішення проблем.</w:t>
      </w:r>
    </w:p>
    <w:p w:rsidR="00000000" w:rsidDel="00000000" w:rsidP="00000000" w:rsidRDefault="00000000" w:rsidRPr="00000000" w14:paraId="000000C6">
      <w:pPr xmlns:w="http://schemas.openxmlformats.org/wordprocessingml/2006/main">
        <w:numPr>
          <w:ilvl w:val="0"/>
          <w:numId w:val="4"/>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Підприємництво та економічне зростання </w:t>
      </w:r>
      <w:r xmlns:w="http://schemas.openxmlformats.org/wordprocessingml/2006/main"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SMARTUP, стартап, інкубований проєктом, слугує центром для перетворення освітніх інновацій на комерційні рішення. Це сприяє підприємництву, заохочує створення нових компаній та посилює регіональне економічне зростання шляхом створення робочих місць. Інноваційні навчальні табори навчать 160 викладачів та дослідників до 2030 року, надаючи їм підприємницькі та технічні навички для впровадження інновацій у своїх закладах.</w:t>
      </w:r>
    </w:p>
    <w:p w:rsidR="00000000" w:rsidDel="00000000" w:rsidP="00000000" w:rsidRDefault="00000000" w:rsidRPr="00000000" w14:paraId="000000C8">
      <w:pPr xmlns:w="http://schemas.openxmlformats.org/wordprocessingml/2006/main">
        <w:numPr>
          <w:ilvl w:val="0"/>
          <w:numId w:val="4"/>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Інклюзивність та рівність </w:t>
      </w:r>
      <w:r xmlns:w="http://schemas.openxmlformats.org/wordprocessingml/2006/main"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9">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Доступність та портативність пристрою Dr. Vida Education демократизують доступ до високоякісної наукової освіти, особливо в недостатньо фінансованих закладах Південної та Східної Європи. Це відповідає Цілі сталого розвитку 10 (Зменшення нерівності) та забезпечує більшу представленість студентів з малозабезпечених сімей у галузях STEM. Гендерно-чутливі підходи, включаючи цільовий залучення жінок-лідерів, забезпечують гендерну рівність в участі в проектах та керівництві, сприяючи досягненню Цілі сталого розвитку 5 (Гендерна рівність).</w:t>
      </w:r>
    </w:p>
    <w:p w:rsidR="00000000" w:rsidDel="00000000" w:rsidP="00000000" w:rsidRDefault="00000000" w:rsidRPr="00000000" w14:paraId="000000CA">
      <w:pPr xmlns:w="http://schemas.openxmlformats.org/wordprocessingml/2006/main">
        <w:numPr>
          <w:ilvl w:val="0"/>
          <w:numId w:val="4"/>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Сталий розвиток та глобальні виклики </w:t>
      </w:r>
      <w:r xmlns:w="http://schemas.openxmlformats.org/wordprocessingml/2006/main"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B">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Пристрій вирішує глобальні проблеми, сприяючи проведенню досліджень та освіти в галузі моніторингу забруднюючих речовин, сталого розвитку практик та епідеміологічних досліджень. Ці зусилля відповідають стратегічним цілям EIT Climate-KIC та EIT Health, сприяючи екологічно чистій освіті та передовим рішенням у сфері охорони здоров'я.</w:t>
      </w:r>
    </w:p>
    <w:p w:rsidR="00000000" w:rsidDel="00000000" w:rsidP="00000000" w:rsidRDefault="00000000" w:rsidRPr="00000000" w14:paraId="000000CC">
      <w:pPr>
        <w:tabs>
          <w:tab w:val="left" w:leader="none" w:pos="1418"/>
        </w:tabs>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D">
      <w:pPr xmlns:w="http://schemas.openxmlformats.org/wordprocessingml/2006/main">
        <w:tabs>
          <w:tab w:val="left" w:leader="none" w:pos="1418"/>
        </w:tabs>
        <w:spacing w:after="0" w:line="240" w:lineRule="auto"/>
        <w:rPr>
          <w:rFonts w:ascii="Times New Roman" w:cs="Times New Roman" w:eastAsia="Times New Roman" w:hAnsi="Times New Roman"/>
          <w:b w:val="1"/>
          <w:sz w:val="20"/>
          <w:szCs w:val="20"/>
        </w:rPr>
      </w:pPr>
      <w:r xmlns:w="http://schemas.openxmlformats.org/wordprocessingml/2006/main" w:rsidDel="00000000" w:rsidR="00000000" w:rsidRPr="00000000">
        <w:rPr>
          <w:rFonts w:ascii="Times New Roman" w:cs="Times New Roman" w:eastAsia="Times New Roman" w:hAnsi="Times New Roman"/>
          <w:b w:val="1"/>
          <w:color w:val="333333"/>
          <w:sz w:val="20"/>
          <w:szCs w:val="20"/>
          <w:rtl w:val="0"/>
        </w:rPr>
        <w:t xml:space="preserve">Дизайн, заснований на доказах: припущення та кількісно визначені результати</w:t>
      </w:r>
    </w:p>
    <w:p w:rsidR="00000000" w:rsidDel="00000000" w:rsidP="00000000" w:rsidRDefault="00000000" w:rsidRPr="00000000" w14:paraId="000000CE">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Припущення та цілі проекту базуються на обширних дослідженнях та статистиці:</w:t>
      </w:r>
    </w:p>
    <w:p w:rsidR="00000000" w:rsidDel="00000000" w:rsidP="00000000" w:rsidRDefault="00000000" w:rsidRPr="00000000" w14:paraId="000000CF">
      <w:pPr xmlns:w="http://schemas.openxmlformats.org/wordprocessingml/2006/main">
        <w:numPr>
          <w:ilvl w:val="0"/>
          <w:numId w:val="14"/>
        </w:numPr>
        <w:tabs>
          <w:tab w:val="left" w:leader="none" w:pos="1418"/>
        </w:tabs>
        <w:spacing w:after="0" w:before="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Базові дослідження вказують на значний розрив у практичній підготовці між вищими навчальними закладами, оскільки 60% європейських університетів повідомляють про обмежений доступ до експериментальних ресурсів (Звіт ЄС про наукову освіту, 2023).</w:t>
      </w:r>
    </w:p>
    <w:p w:rsidR="00000000" w:rsidDel="00000000" w:rsidP="00000000" w:rsidRDefault="00000000" w:rsidRPr="00000000" w14:paraId="000000D0">
      <w:pPr xmlns:w="http://schemas.openxmlformats.org/wordprocessingml/2006/main">
        <w:numPr>
          <w:ilvl w:val="0"/>
          <w:numId w:val="14"/>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Завдяки забезпеченню доступних інструментів та навчання, проєкт очікує збільшення залученості студентів на 30% та покращення практичних навичок на 40% у вищих навчальних закладах-учасниках.</w:t>
      </w:r>
    </w:p>
    <w:p w:rsidR="00000000" w:rsidDel="00000000" w:rsidP="00000000" w:rsidRDefault="00000000" w:rsidRPr="00000000" w14:paraId="000000D1">
      <w:pPr xmlns:w="http://schemas.openxmlformats.org/wordprocessingml/2006/main">
        <w:tabs>
          <w:tab w:val="left" w:leader="none" w:pos="1418"/>
        </w:tabs>
        <w:spacing w:after="0" w:before="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Кількісні контрольні показники включають:</w:t>
      </w:r>
    </w:p>
    <w:p w:rsidR="00000000" w:rsidDel="00000000" w:rsidP="00000000" w:rsidRDefault="00000000" w:rsidRPr="00000000" w14:paraId="000000D2">
      <w:pPr xmlns:w="http://schemas.openxmlformats.org/wordprocessingml/2006/main">
        <w:numPr>
          <w:ilvl w:val="0"/>
          <w:numId w:val="5"/>
        </w:numPr>
        <w:tabs>
          <w:tab w:val="left" w:leader="none" w:pos="1418"/>
        </w:tabs>
        <w:spacing w:after="0" w:before="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500 студентів та 20 викладачів пройшли навчання </w:t>
      </w:r>
      <w:r xmlns:w="http://schemas.openxmlformats.org/wordprocessingml/2006/main" w:rsidDel="00000000" w:rsidR="00000000" w:rsidRPr="00000000">
        <w:rPr>
          <w:rFonts w:ascii="Times New Roman" w:cs="Times New Roman" w:eastAsia="Times New Roman" w:hAnsi="Times New Roman"/>
          <w:rtl w:val="0"/>
        </w:rPr>
        <w:t xml:space="preserve">до 2026 року.</w:t>
      </w:r>
    </w:p>
    <w:p w:rsidR="00000000" w:rsidDel="00000000" w:rsidP="00000000" w:rsidRDefault="00000000" w:rsidRPr="00000000" w14:paraId="000000D3">
      <w:pPr xmlns:w="http://schemas.openxmlformats.org/wordprocessingml/2006/main">
        <w:numPr>
          <w:ilvl w:val="0"/>
          <w:numId w:val="5"/>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2400 студентів та 100 викладачів </w:t>
      </w:r>
      <w:r xmlns:w="http://schemas.openxmlformats.org/wordprocessingml/2006/main" w:rsidDel="00000000" w:rsidR="00000000" w:rsidRPr="00000000">
        <w:rPr>
          <w:rFonts w:ascii="Times New Roman" w:cs="Times New Roman" w:eastAsia="Times New Roman" w:hAnsi="Times New Roman"/>
          <w:rtl w:val="0"/>
        </w:rPr>
        <w:t xml:space="preserve">залучено до роботи у 24 вищих навчальних закладах до 2028 року.</w:t>
      </w:r>
    </w:p>
    <w:p w:rsidR="00000000" w:rsidDel="00000000" w:rsidP="00000000" w:rsidRDefault="00000000" w:rsidRPr="00000000" w14:paraId="000000D4">
      <w:pPr xmlns:w="http://schemas.openxmlformats.org/wordprocessingml/2006/main">
        <w:numPr>
          <w:ilvl w:val="0"/>
          <w:numId w:val="5"/>
        </w:numPr>
        <w:tabs>
          <w:tab w:val="left" w:leader="none" w:pos="1418"/>
        </w:tabs>
        <w:spacing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10 000 студентів пройшли навчання по всьому світу </w:t>
      </w:r>
      <w:r xmlns:w="http://schemas.openxmlformats.org/wordprocessingml/2006/main" w:rsidDel="00000000" w:rsidR="00000000" w:rsidRPr="00000000">
        <w:rPr>
          <w:rFonts w:ascii="Times New Roman" w:cs="Times New Roman" w:eastAsia="Times New Roman" w:hAnsi="Times New Roman"/>
          <w:rtl w:val="0"/>
        </w:rPr>
        <w:t xml:space="preserve">та </w:t>
      </w:r>
      <w:r xmlns:w="http://schemas.openxmlformats.org/wordprocessingml/2006/main" w:rsidDel="00000000" w:rsidR="00000000" w:rsidRPr="00000000">
        <w:rPr>
          <w:rFonts w:ascii="Times New Roman" w:cs="Times New Roman" w:eastAsia="Times New Roman" w:hAnsi="Times New Roman"/>
          <w:b w:val="1"/>
          <w:rtl w:val="0"/>
        </w:rPr>
        <w:t xml:space="preserve">40 вищих навчальних закладів отримали офіційну форму </w:t>
      </w:r>
      <w:r xmlns:w="http://schemas.openxmlformats.org/wordprocessingml/2006/main" w:rsidDel="00000000" w:rsidR="00000000" w:rsidRPr="00000000">
        <w:rPr>
          <w:rFonts w:ascii="Times New Roman" w:cs="Times New Roman" w:eastAsia="Times New Roman" w:hAnsi="Times New Roman"/>
          <w:rtl w:val="0"/>
        </w:rPr>
        <w:t xml:space="preserve">до 2030 року.</w:t>
      </w:r>
    </w:p>
    <w:p w:rsidR="00000000" w:rsidDel="00000000" w:rsidP="00000000" w:rsidRDefault="00000000" w:rsidRPr="00000000" w14:paraId="000000D5">
      <w:pPr xmlns:w="http://schemas.openxmlformats.org/wordprocessingml/2006/main">
        <w:pStyle w:val="Heading4"/>
        <w:keepNext w:val="0"/>
        <w:keepLines w:val="0"/>
        <w:tabs>
          <w:tab w:val="left" w:leader="none" w:pos="1418"/>
        </w:tabs>
        <w:spacing w:before="0" w:line="240" w:lineRule="auto"/>
        <w:rPr>
          <w:rFonts w:ascii="Times New Roman" w:cs="Times New Roman" w:eastAsia="Times New Roman" w:hAnsi="Times New Roman"/>
          <w:b w:val="1"/>
          <w:i w:val="0"/>
          <w:color w:val="333333"/>
        </w:rPr>
      </w:pPr>
      <w:bookmarkStart xmlns:w="http://schemas.openxmlformats.org/wordprocessingml/2006/main" w:colFirst="0" w:colLast="0" w:name="_heading=h.71x1mtvunqmm" w:id="4"/>
      <w:bookmarkEnd xmlns:w="http://schemas.openxmlformats.org/wordprocessingml/2006/main" w:id="4"/>
      <w:r xmlns:w="http://schemas.openxmlformats.org/wordprocessingml/2006/main" w:rsidDel="00000000" w:rsidR="00000000" w:rsidRPr="00000000">
        <w:rPr>
          <w:rFonts w:ascii="Times New Roman" w:cs="Times New Roman" w:eastAsia="Times New Roman" w:hAnsi="Times New Roman"/>
          <w:b w:val="1"/>
          <w:i w:val="0"/>
          <w:color w:val="333333"/>
          <w:rtl w:val="0"/>
        </w:rPr>
        <w:t xml:space="preserve">Узгодженість з цілями HEInnovate та EIT KIC</w:t>
      </w:r>
    </w:p>
    <w:p w:rsidR="00000000" w:rsidDel="00000000" w:rsidP="00000000" w:rsidRDefault="00000000" w:rsidRPr="00000000" w14:paraId="000000D6">
      <w:pPr xmlns:w="http://schemas.openxmlformats.org/wordprocessingml/2006/main">
        <w:pStyle w:val="Heading4"/>
        <w:keepNext w:val="0"/>
        <w:keepLines w:val="0"/>
        <w:tabs>
          <w:tab w:val="left" w:leader="none" w:pos="1418"/>
        </w:tabs>
        <w:spacing w:before="0" w:line="240" w:lineRule="auto"/>
        <w:rPr>
          <w:rFonts w:ascii="Times New Roman" w:cs="Times New Roman" w:eastAsia="Times New Roman" w:hAnsi="Times New Roman"/>
          <w:i w:val="0"/>
          <w:color w:val="000000"/>
        </w:rPr>
      </w:pPr>
      <w:bookmarkStart xmlns:w="http://schemas.openxmlformats.org/wordprocessingml/2006/main" w:colFirst="0" w:colLast="0" w:name="_heading=h.hcbd99mqk3as" w:id="5"/>
      <w:bookmarkEnd xmlns:w="http://schemas.openxmlformats.org/wordprocessingml/2006/main" w:id="5"/>
      <w:r xmlns:w="http://schemas.openxmlformats.org/wordprocessingml/2006/main" w:rsidDel="00000000" w:rsidR="00000000" w:rsidRPr="00000000">
        <w:rPr>
          <w:rFonts w:ascii="Times New Roman" w:cs="Times New Roman" w:eastAsia="Times New Roman" w:hAnsi="Times New Roman"/>
          <w:i w:val="0"/>
          <w:color w:val="000000"/>
          <w:rtl w:val="0"/>
        </w:rPr>
        <w:t xml:space="preserve">Самооцінка HEInnovate виявила ключові прогалини в лідерстві, розподілі ресурсів та міждисциплінарній інтеграції в європейських вищих навчальних закладах. SMART безпосередньо вирішує ці питання через свій IVAP шляхом:</w:t>
      </w:r>
    </w:p>
    <w:p w:rsidR="00000000" w:rsidDel="00000000" w:rsidP="00000000" w:rsidRDefault="00000000" w:rsidRPr="00000000" w14:paraId="000000D7">
      <w:pPr xmlns:w="http://schemas.openxmlformats.org/wordprocessingml/2006/main">
        <w:numPr>
          <w:ilvl w:val="0"/>
          <w:numId w:val="7"/>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Створення структур управління для підтримки навчальних інновацій та міждисциплінарної співпраці.</w:t>
      </w:r>
    </w:p>
    <w:p w:rsidR="00000000" w:rsidDel="00000000" w:rsidP="00000000" w:rsidRDefault="00000000" w:rsidRPr="00000000" w14:paraId="000000D8">
      <w:pPr xmlns:w="http://schemas.openxmlformats.org/wordprocessingml/2006/main">
        <w:numPr>
          <w:ilvl w:val="0"/>
          <w:numId w:val="7"/>
        </w:numPr>
        <w:tabs>
          <w:tab w:val="left" w:leader="none" w:pos="1418"/>
        </w:tabs>
        <w:spacing w:after="0" w:before="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Навчання викладачів застосуванню емпіричних методів навчання та інтеграції освіти доктора Віди в різноманітні академічні програми.</w:t>
      </w:r>
    </w:p>
    <w:p w:rsidR="00000000" w:rsidDel="00000000" w:rsidP="00000000" w:rsidRDefault="00000000" w:rsidRPr="00000000" w14:paraId="000000D9">
      <w:pPr xmlns:w="http://schemas.openxmlformats.org/wordprocessingml/2006/main">
        <w:numPr>
          <w:ilvl w:val="0"/>
          <w:numId w:val="7"/>
        </w:numPr>
        <w:tabs>
          <w:tab w:val="left" w:leader="none" w:pos="1418"/>
        </w:tabs>
        <w:spacing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Узгодження з EIT Health шляхом сприяння діагностичним інноваціям (наприклад, інструменти громадського здоров'я на основі ПЛР) та EIT Climate-KIC шляхом вирішення питань екологічної стійкості (наприклад, моніторинг забруднюючих речовин).</w:t>
      </w:r>
    </w:p>
    <w:p w:rsidR="00000000" w:rsidDel="00000000" w:rsidP="00000000" w:rsidRDefault="00000000" w:rsidRPr="00000000" w14:paraId="000000DA">
      <w:pPr xmlns:w="http://schemas.openxmlformats.org/wordprocessingml/2006/main">
        <w:pStyle w:val="Heading4"/>
        <w:keepNext w:val="0"/>
        <w:keepLines w:val="0"/>
        <w:tabs>
          <w:tab w:val="left" w:leader="none" w:pos="1418"/>
        </w:tabs>
        <w:spacing w:after="0" w:before="240" w:line="240" w:lineRule="auto"/>
        <w:rPr>
          <w:rFonts w:ascii="Times New Roman" w:cs="Times New Roman" w:eastAsia="Times New Roman" w:hAnsi="Times New Roman"/>
          <w:b w:val="1"/>
          <w:i w:val="0"/>
          <w:color w:val="333333"/>
        </w:rPr>
      </w:pPr>
      <w:bookmarkStart xmlns:w="http://schemas.openxmlformats.org/wordprocessingml/2006/main" w:colFirst="0" w:colLast="0" w:name="_heading=h.bih3akx8upvd" w:id="6"/>
      <w:bookmarkEnd xmlns:w="http://schemas.openxmlformats.org/wordprocessingml/2006/main" w:id="6"/>
      <w:r xmlns:w="http://schemas.openxmlformats.org/wordprocessingml/2006/main" w:rsidDel="00000000" w:rsidR="00000000" w:rsidRPr="00000000">
        <w:rPr>
          <w:rFonts w:ascii="Times New Roman" w:cs="Times New Roman" w:eastAsia="Times New Roman" w:hAnsi="Times New Roman"/>
          <w:b w:val="1"/>
          <w:i w:val="0"/>
          <w:color w:val="333333"/>
          <w:rtl w:val="0"/>
        </w:rPr>
        <w:t xml:space="preserve">Забезпечення та вимірювання впливу: ключові показники ефективності (KPI) та стратегії впровадження</w:t>
      </w:r>
    </w:p>
    <w:p w:rsidR="00000000" w:rsidDel="00000000" w:rsidP="00000000" w:rsidRDefault="00000000" w:rsidRPr="00000000" w14:paraId="000000DB">
      <w:pPr xmlns:w="http://schemas.openxmlformats.org/wordprocessingml/2006/main">
        <w:pStyle w:val="Heading4"/>
        <w:keepNext w:val="0"/>
        <w:keepLines w:val="0"/>
        <w:tabs>
          <w:tab w:val="left" w:leader="none" w:pos="1418"/>
        </w:tabs>
        <w:spacing w:after="40" w:before="0" w:line="240" w:lineRule="auto"/>
        <w:rPr/>
      </w:pPr>
      <w:bookmarkStart xmlns:w="http://schemas.openxmlformats.org/wordprocessingml/2006/main" w:colFirst="0" w:colLast="0" w:name="_heading=h.y35x2wn597tc" w:id="7"/>
      <w:bookmarkEnd xmlns:w="http://schemas.openxmlformats.org/wordprocessingml/2006/main" w:id="7"/>
      <w:r xmlns:w="http://schemas.openxmlformats.org/wordprocessingml/2006/main" w:rsidDel="00000000" w:rsidR="00000000" w:rsidRPr="00000000">
        <w:rPr>
          <w:rFonts w:ascii="Times New Roman" w:cs="Times New Roman" w:eastAsia="Times New Roman" w:hAnsi="Times New Roman"/>
          <w:i w:val="0"/>
          <w:color w:val="333333"/>
          <w:rtl w:val="0"/>
        </w:rPr>
        <w:t xml:space="preserve">Щоб забезпечити відчутні результати проекту, SMART встановлює чіткі ключові показники ефективності (KPI):</w:t>
      </w:r>
    </w:p>
    <w:p w:rsidR="00000000" w:rsidDel="00000000" w:rsidP="00000000" w:rsidRDefault="00000000" w:rsidRPr="00000000" w14:paraId="000000DC">
      <w:pPr xmlns:w="http://schemas.openxmlformats.org/wordprocessingml/2006/main">
        <w:numPr>
          <w:ilvl w:val="0"/>
          <w:numId w:val="13"/>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Освітній вплив </w:t>
      </w:r>
      <w:r xmlns:w="http://schemas.openxmlformats.org/wordprocessingml/2006/main"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D">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Покращені результати навчання (вимірювані за допомогою оцінювання студентів до та після впровадження).</w:t>
      </w:r>
    </w:p>
    <w:p w:rsidR="00000000" w:rsidDel="00000000" w:rsidP="00000000" w:rsidRDefault="00000000" w:rsidRPr="00000000" w14:paraId="000000DE">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Збільшення рівня впровадження (вимірюється шляхом підписання меморандумів про взаєморозуміння з вищими навчальними закладами).</w:t>
      </w:r>
    </w:p>
    <w:p w:rsidR="00000000" w:rsidDel="00000000" w:rsidP="00000000" w:rsidRDefault="00000000" w:rsidRPr="00000000" w14:paraId="000000DF">
      <w:pPr xmlns:w="http://schemas.openxmlformats.org/wordprocessingml/2006/main">
        <w:numPr>
          <w:ilvl w:val="0"/>
          <w:numId w:val="13"/>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Зростання підприємництва </w:t>
      </w:r>
      <w:r xmlns:w="http://schemas.openxmlformats.org/wordprocessingml/2006/main"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0">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Створення щонайменше одного діючого стартапу (SMARTUP) до 2026 року.</w:t>
      </w:r>
    </w:p>
    <w:p w:rsidR="00000000" w:rsidDel="00000000" w:rsidP="00000000" w:rsidRDefault="00000000" w:rsidRPr="00000000" w14:paraId="000000E1">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Розробка бізнес-моделей для комерціалізації освіти Dr. Vida.</w:t>
      </w:r>
    </w:p>
    <w:p w:rsidR="00000000" w:rsidDel="00000000" w:rsidP="00000000" w:rsidRDefault="00000000" w:rsidRPr="00000000" w14:paraId="000000E2">
      <w:pPr xmlns:w="http://schemas.openxmlformats.org/wordprocessingml/2006/main">
        <w:numPr>
          <w:ilvl w:val="0"/>
          <w:numId w:val="13"/>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Глобальна співпраця </w:t>
      </w:r>
      <w:r xmlns:w="http://schemas.openxmlformats.org/wordprocessingml/2006/main"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3">
      <w:pPr xmlns:w="http://schemas.openxmlformats.org/wordprocessingml/2006/main">
        <w:tabs>
          <w:tab w:val="left" w:leader="none" w:pos="1418"/>
        </w:tabs>
        <w:spacing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Партнерство з 20 вищими навчальними закладами світу до 2030 року, сприяння транскордонному обміну знаннями.</w:t>
      </w:r>
    </w:p>
    <w:p w:rsidR="00000000" w:rsidDel="00000000" w:rsidP="00000000" w:rsidRDefault="00000000" w:rsidRPr="00000000" w14:paraId="000000E4">
      <w:pPr xmlns:w="http://schemas.openxmlformats.org/wordprocessingml/2006/main">
        <w:pStyle w:val="Heading4"/>
        <w:keepNext w:val="0"/>
        <w:keepLines w:val="0"/>
        <w:tabs>
          <w:tab w:val="left" w:leader="none" w:pos="1418"/>
        </w:tabs>
        <w:spacing w:before="0" w:line="240" w:lineRule="auto"/>
        <w:rPr>
          <w:rFonts w:ascii="Times New Roman" w:cs="Times New Roman" w:eastAsia="Times New Roman" w:hAnsi="Times New Roman"/>
          <w:i w:val="0"/>
          <w:color w:val="333333"/>
        </w:rPr>
      </w:pPr>
      <w:bookmarkStart xmlns:w="http://schemas.openxmlformats.org/wordprocessingml/2006/main" w:colFirst="0" w:colLast="0" w:name="_heading=h.8v23h7x2b4gt" w:id="8"/>
      <w:bookmarkEnd xmlns:w="http://schemas.openxmlformats.org/wordprocessingml/2006/main" w:id="8"/>
      <w:r xmlns:w="http://schemas.openxmlformats.org/wordprocessingml/2006/main" w:rsidDel="00000000" w:rsidR="00000000" w:rsidRPr="00000000">
        <w:rPr>
          <w:rFonts w:ascii="Times New Roman" w:cs="Times New Roman" w:eastAsia="Times New Roman" w:hAnsi="Times New Roman"/>
          <w:b w:val="1"/>
          <w:i w:val="0"/>
          <w:color w:val="333333"/>
          <w:rtl w:val="0"/>
        </w:rPr>
        <w:t xml:space="preserve">Довгострокове бачення (2030 рік і далі).</w:t>
      </w:r>
    </w:p>
    <w:p w:rsidR="00000000" w:rsidDel="00000000" w:rsidP="00000000" w:rsidRDefault="00000000" w:rsidRPr="00000000" w14:paraId="000000E5">
      <w:pPr xmlns:w="http://schemas.openxmlformats.org/wordprocessingml/2006/main">
        <w:pStyle w:val="Heading4"/>
        <w:keepNext w:val="0"/>
        <w:keepLines w:val="0"/>
        <w:tabs>
          <w:tab w:val="left" w:leader="none" w:pos="1418"/>
        </w:tabs>
        <w:spacing w:after="40" w:before="0" w:line="240" w:lineRule="auto"/>
        <w:rPr>
          <w:rFonts w:ascii="Times New Roman" w:cs="Times New Roman" w:eastAsia="Times New Roman" w:hAnsi="Times New Roman"/>
        </w:rPr>
      </w:pPr>
      <w:bookmarkStart xmlns:w="http://schemas.openxmlformats.org/wordprocessingml/2006/main" w:colFirst="0" w:colLast="0" w:name="_heading=h.h8vwubzsxgc" w:id="9"/>
      <w:bookmarkEnd xmlns:w="http://schemas.openxmlformats.org/wordprocessingml/2006/main" w:id="9"/>
      <w:r xmlns:w="http://schemas.openxmlformats.org/wordprocessingml/2006/main" w:rsidDel="00000000" w:rsidR="00000000" w:rsidRPr="00000000">
        <w:rPr>
          <w:rFonts w:ascii="Times New Roman" w:cs="Times New Roman" w:eastAsia="Times New Roman" w:hAnsi="Times New Roman"/>
          <w:i w:val="0"/>
          <w:color w:val="333333"/>
          <w:rtl w:val="0"/>
        </w:rPr>
        <w:t xml:space="preserve">До 2030 року SMART передбачає повністю інституціоналізовану, сталу освітню екосистему, де:</w:t>
      </w:r>
    </w:p>
    <w:p w:rsidR="00000000" w:rsidDel="00000000" w:rsidP="00000000" w:rsidRDefault="00000000" w:rsidRPr="00000000" w14:paraId="000000E6">
      <w:pPr xmlns:w="http://schemas.openxmlformats.org/wordprocessingml/2006/main">
        <w:numPr>
          <w:ilvl w:val="0"/>
          <w:numId w:val="3"/>
        </w:numPr>
        <w:tabs>
          <w:tab w:val="left" w:leader="none" w:pos="1418"/>
        </w:tabs>
        <w:spacing w:after="0" w:before="24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Вищі навчальні заклади по всій Європі та в усьому світі застосовують освіту доктора Віди як стандарт практичного навчання.</w:t>
      </w:r>
    </w:p>
    <w:p w:rsidR="00000000" w:rsidDel="00000000" w:rsidP="00000000" w:rsidRDefault="00000000" w:rsidRPr="00000000" w14:paraId="000000E7">
      <w:pPr xmlns:w="http://schemas.openxmlformats.org/wordprocessingml/2006/main">
        <w:numPr>
          <w:ilvl w:val="0"/>
          <w:numId w:val="3"/>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Центри співпраці сприяють інноваціям та постійному вдосконаленню методів навчання.</w:t>
      </w:r>
    </w:p>
    <w:p w:rsidR="00000000" w:rsidDel="00000000" w:rsidP="00000000" w:rsidRDefault="00000000" w:rsidRPr="00000000" w14:paraId="000000E8">
      <w:pPr xmlns:w="http://schemas.openxmlformats.org/wordprocessingml/2006/main">
        <w:numPr>
          <w:ilvl w:val="0"/>
          <w:numId w:val="3"/>
        </w:numPr>
        <w:tabs>
          <w:tab w:val="left" w:leader="none" w:pos="1418"/>
        </w:tabs>
        <w:spacing w:after="0" w:line="240" w:lineRule="auto"/>
        <w:ind w:left="720" w:hanging="360"/>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Випускники виходять на ринок праці з навичками, що відповідають сучасним вимогам промисловості, підвищуючи конкурентоспроможність Європи в галузі науки та технологій.</w:t>
      </w:r>
    </w:p>
    <w:p w:rsidR="00000000" w:rsidDel="00000000" w:rsidP="00000000" w:rsidRDefault="00000000" w:rsidRPr="00000000" w14:paraId="000000E9">
      <w:pPr xmlns:w="http://schemas.openxmlformats.org/wordprocessingml/2006/main">
        <w:tabs>
          <w:tab w:val="left" w:leader="none" w:pos="1418"/>
        </w:tabs>
        <w:spacing w:after="0" w:before="0" w:line="240" w:lineRule="auto"/>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rtl w:val="0"/>
        </w:rPr>
        <w:t xml:space="preserve">Проєкт SMART не лише вирішує нагальні освітні прогалини, але й закладає основу для системних реформ, які гарантуватимуть лідерство європейських вищих навчальних закладів в інноваціях та сталому розвитку протягом наступних десятиліть.</w:t>
      </w:r>
    </w:p>
    <w:p w:rsidR="00000000" w:rsidDel="00000000" w:rsidP="00000000" w:rsidRDefault="00000000" w:rsidRPr="00000000" w14:paraId="000000EA">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808080"/>
          <w:sz w:val="24"/>
          <w:szCs w:val="24"/>
        </w:rPr>
      </w:pPr>
      <w:r xmlns:w="http://schemas.openxmlformats.org/wordprocessingml/2006/main" w:rsidDel="00000000" w:rsidR="00000000" w:rsidRPr="00000000">
        <w:rPr>
          <w:rFonts w:ascii="Times New Roman" w:cs="Times New Roman" w:eastAsia="Times New Roman" w:hAnsi="Times New Roman"/>
          <w:b w:val="1"/>
          <w:color w:val="333333"/>
          <w:sz w:val="24"/>
          <w:szCs w:val="24"/>
          <w:rtl w:val="0"/>
        </w:rPr>
        <w:t xml:space="preserve">2.2. Заходи для максимізації впливу – Переносність, використання, поширення та комунікація (максимум 5 сторінок/15 000 знаків)</w:t>
      </w:r>
    </w:p>
    <w:p w:rsidR="00000000" w:rsidDel="00000000" w:rsidP="00000000" w:rsidRDefault="00000000" w:rsidRPr="00000000" w14:paraId="000000EB">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333333"/>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2.2.1 План перенесення</w:t>
      </w:r>
    </w:p>
    <w:p w:rsidR="00000000" w:rsidDel="00000000" w:rsidP="00000000" w:rsidRDefault="00000000" w:rsidRPr="00000000" w14:paraId="000000EC">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Проєкт SMART прагне трансформувати наукову освіту шляхом інтеграції цього пристрою в академічні програми, масштабування його впровадження в установах та забезпечення сталості через міждисциплінарну співпрацю та реальні дії. План перенесення, наведений нижче, окреслює конкретні заходи щодо інтеграції, масштабування та довгострокової сталості для досягнення системного впливу.</w:t>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
        <w:tblGridChange w:id="0">
          <w:tblGrid>
            <w:gridCol w:w="9637"/>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4cccc" w:val="clear"/>
            <w:tcMar>
              <w:top w:w="0.0" w:type="dxa"/>
              <w:left w:w="0.0" w:type="dxa"/>
              <w:bottom w:w="0.0" w:type="dxa"/>
              <w:right w:w="0.0" w:type="dxa"/>
            </w:tcMar>
          </w:tcPr>
          <w:p w:rsidR="00000000" w:rsidDel="00000000" w:rsidP="00000000" w:rsidRDefault="00000000" w:rsidRPr="00000000" w14:paraId="000000EE">
            <w:pPr xmlns:w="http://schemas.openxmlformats.org/wordprocessingml/2006/main">
              <w:tabs>
                <w:tab w:val="left" w:leader="none" w:pos="1418"/>
              </w:tabs>
              <w:spacing w:after="0" w:line="240" w:lineRule="auto"/>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Інтеграція та пілотне впровадження</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0EF">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Протягом початкового етапу (2025–2026) пристрій Dr. Vida Education буде випробувано в чотирьох європейських вищих навчальних закладах (UNL, UB, HUJI та BRFAA), орієнтуючись на 500 студентів з різних дисциплін, таких як біохімія, екологічні дослідження та медицина. Будуть розроблені спеціальні модулі для інтеграції пристрою в практичні курси, такі як аналіз білків, моніторинг забруднюючих речовин та ПЛР-діагностика. Кожен вищий навчальний заклад виділить лабораторний час та ресурси для тестування пристрою, що буде підтримуватися навчальними семінарами для викладачів. Сеанси підвищення кваліфікації викладачів нададуть 50 викладачам у пілотних вищих навчальних закладах навички для інтеграції функціональних можливостей пристрою (наприклад, флуоресцентний аналіз, вимірювання УФ-видимого діапазону) в існуючі лабораторні програми.</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0F0">
            <w:pPr xmlns:w="http://schemas.openxmlformats.org/wordprocessingml/2006/main">
              <w:tabs>
                <w:tab w:val="left" w:leader="none" w:pos="1418"/>
              </w:tabs>
              <w:spacing w:after="0" w:line="240" w:lineRule="auto"/>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Ключові показники:</w:t>
            </w:r>
          </w:p>
          <w:p w:rsidR="00000000" w:rsidDel="00000000" w:rsidP="00000000" w:rsidRDefault="00000000" w:rsidRPr="00000000" w14:paraId="000000F1">
            <w:pPr xmlns:w="http://schemas.openxmlformats.org/wordprocessingml/2006/main">
              <w:numPr>
                <w:ilvl w:val="0"/>
                <w:numId w:val="6"/>
              </w:numPr>
              <w:tabs>
                <w:tab w:val="left" w:leader="none" w:pos="1418"/>
              </w:tabs>
              <w:spacing w:after="0" w:line="240" w:lineRule="auto"/>
              <w:ind w:left="720" w:hanging="360"/>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Залучення студентів: </w:t>
            </w:r>
            <w:r xmlns:w="http://schemas.openxmlformats.org/wordprocessingml/2006/main" w:rsidDel="00000000" w:rsidR="00000000" w:rsidRPr="00000000">
              <w:rPr>
                <w:rFonts w:ascii="Times New Roman" w:cs="Times New Roman" w:eastAsia="Times New Roman" w:hAnsi="Times New Roman"/>
                <w:rtl w:val="0"/>
              </w:rPr>
              <w:t xml:space="preserve">Відгуки 500 студентів щодо зручності використання та освітньої цінності пристрою.</w:t>
            </w:r>
          </w:p>
          <w:p w:rsidR="00000000" w:rsidDel="00000000" w:rsidP="00000000" w:rsidRDefault="00000000" w:rsidRPr="00000000" w14:paraId="000000F2">
            <w:pPr xmlns:w="http://schemas.openxmlformats.org/wordprocessingml/2006/main">
              <w:numPr>
                <w:ilvl w:val="0"/>
                <w:numId w:val="6"/>
              </w:numPr>
              <w:tabs>
                <w:tab w:val="left" w:leader="none" w:pos="1418"/>
              </w:tabs>
              <w:spacing w:after="0" w:line="240" w:lineRule="auto"/>
              <w:ind w:left="720" w:hanging="360"/>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Підготовка викладачів: </w:t>
            </w:r>
            <w:r xmlns:w="http://schemas.openxmlformats.org/wordprocessingml/2006/main" w:rsidDel="00000000" w:rsidR="00000000" w:rsidRPr="00000000">
              <w:rPr>
                <w:rFonts w:ascii="Times New Roman" w:cs="Times New Roman" w:eastAsia="Times New Roman" w:hAnsi="Times New Roman"/>
                <w:rtl w:val="0"/>
              </w:rPr>
              <w:t xml:space="preserve">оцінювання викладачів-учасників до та після навчання.</w:t>
            </w:r>
          </w:p>
          <w:p w:rsidR="00000000" w:rsidDel="00000000" w:rsidP="00000000" w:rsidRDefault="00000000" w:rsidRPr="00000000" w14:paraId="000000F3">
            <w:pPr xmlns:w="http://schemas.openxmlformats.org/wordprocessingml/2006/main">
              <w:numPr>
                <w:ilvl w:val="0"/>
                <w:numId w:val="6"/>
              </w:numPr>
              <w:tabs>
                <w:tab w:val="left" w:leader="none" w:pos="1418"/>
              </w:tabs>
              <w:spacing w:after="0" w:line="240" w:lineRule="auto"/>
              <w:ind w:left="720" w:hanging="360"/>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Результати навчання: </w:t>
            </w:r>
            <w:r xmlns:w="http://schemas.openxmlformats.org/wordprocessingml/2006/main" w:rsidDel="00000000" w:rsidR="00000000" w:rsidRPr="00000000">
              <w:rPr>
                <w:rFonts w:ascii="Times New Roman" w:cs="Times New Roman" w:eastAsia="Times New Roman" w:hAnsi="Times New Roman"/>
                <w:rtl w:val="0"/>
              </w:rPr>
              <w:t xml:space="preserve">Порівняльний аналіз успішності студентів до та після інтеграції пристрою.</w:t>
            </w:r>
          </w:p>
        </w:tc>
      </w:tr>
    </w:tbl>
    <w:p w:rsidR="00000000" w:rsidDel="00000000" w:rsidP="00000000" w:rsidRDefault="00000000" w:rsidRPr="00000000" w14:paraId="000000F4">
      <w:pPr>
        <w:keepNext w:val="1"/>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tl w:val="0"/>
        </w:rPr>
      </w:r>
    </w:p>
    <w:sdt>
      <w:sdtPr>
        <w:lock w:val="contentLocked"/>
        <w:id w:val="-34764330"/>
        <w:tag w:val="goog_rdk_6"/>
      </w:sdtPr>
      <w:sdtContent>
        <w:tbl>
          <w:tblPr>
            <w:tblStyle w:val="Table5"/>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
            <w:tblGridChange w:id="0">
              <w:tblGrid>
                <w:gridCol w:w="9637"/>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4cccc" w:val="clear"/>
                <w:tcMar>
                  <w:top w:w="0.0" w:type="dxa"/>
                  <w:left w:w="0.0" w:type="dxa"/>
                  <w:bottom w:w="0.0" w:type="dxa"/>
                  <w:right w:w="0.0" w:type="dxa"/>
                </w:tcMar>
              </w:tcPr>
              <w:p w:rsidR="00000000" w:rsidDel="00000000" w:rsidP="00000000" w:rsidRDefault="00000000" w:rsidRPr="00000000" w14:paraId="000000F5">
                <w:pPr xmlns:w="http://schemas.openxmlformats.org/wordprocessingml/2006/main">
                  <w:tabs>
                    <w:tab w:val="left" w:leader="none" w:pos="1418"/>
                  </w:tabs>
                  <w:spacing w:after="0" w:line="240" w:lineRule="auto"/>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Масштабування впровадження по всій Європі</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0F6">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Між 2027 та 2028 роками проєкт розширить використання пристрою на 20 додаткових вищих навчальних закладів по всій Європі, зосереджуючись на установах у регіонах з обмеженими ресурсами, включаючи Південну та Східну Європу.</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0F7">
                <w:pPr xmlns:w="http://schemas.openxmlformats.org/wordprocessingml/2006/main">
                  <w:tabs>
                    <w:tab w:val="left" w:leader="none" w:pos="1418"/>
                  </w:tabs>
                  <w:spacing w:after="0" w:line="240" w:lineRule="auto"/>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Ключові показники:</w:t>
                </w:r>
              </w:p>
              <w:p w:rsidR="00000000" w:rsidDel="00000000" w:rsidP="00000000" w:rsidRDefault="00000000" w:rsidRPr="00000000" w14:paraId="000000F8">
                <w:pPr xmlns:w="http://schemas.openxmlformats.org/wordprocessingml/2006/main">
                  <w:numPr>
                    <w:ilvl w:val="0"/>
                    <w:numId w:val="6"/>
                  </w:numPr>
                  <w:tabs>
                    <w:tab w:val="left" w:leader="none" w:pos="1418"/>
                  </w:tabs>
                  <w:spacing w:after="0" w:line="240" w:lineRule="auto"/>
                  <w:ind w:left="720" w:hanging="360"/>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Центри співпраці: </w:t>
                </w:r>
                <w:r xmlns:w="http://schemas.openxmlformats.org/wordprocessingml/2006/main" w:rsidDel="00000000" w:rsidR="00000000" w:rsidRPr="00000000">
                  <w:rPr>
                    <w:rFonts w:ascii="Times New Roman" w:cs="Times New Roman" w:eastAsia="Times New Roman" w:hAnsi="Times New Roman"/>
                    <w:rtl w:val="0"/>
                  </w:rPr>
                  <w:t xml:space="preserve">Створення регіональних центрів (наприклад, в UNL та UB) для надання технічної підтримки, обміну передовим досвідом та поширення стандартизованих навчальних модулів </w:t>
                </w:r>
                <w:r xmlns:w="http://schemas.openxmlformats.org/wordprocessingml/2006/main"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F9">
                <w:pPr xmlns:w="http://schemas.openxmlformats.org/wordprocessingml/2006/main">
                  <w:numPr>
                    <w:ilvl w:val="0"/>
                    <w:numId w:val="6"/>
                  </w:numPr>
                  <w:tabs>
                    <w:tab w:val="left" w:leader="none" w:pos="1418"/>
                  </w:tabs>
                  <w:spacing w:after="0" w:line="240" w:lineRule="auto"/>
                  <w:ind w:left="720" w:hanging="360"/>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Використання мережі BIOSCOPE: </w:t>
                </w:r>
                <w:r xmlns:w="http://schemas.openxmlformats.org/wordprocessingml/2006/main" w:rsidDel="00000000" w:rsidR="00000000" w:rsidRPr="00000000">
                  <w:rPr>
                    <w:rFonts w:ascii="Times New Roman" w:cs="Times New Roman" w:eastAsia="Times New Roman" w:hAnsi="Times New Roman"/>
                    <w:rtl w:val="0"/>
                  </w:rPr>
                  <w:t xml:space="preserve">Використовуйте розгалужену мережу конференції BIOSCOPE, що налічує понад 30 000 контактів, для залучення нових установ.</w:t>
                </w:r>
              </w:p>
              <w:p w:rsidR="00000000" w:rsidDel="00000000" w:rsidP="00000000" w:rsidRDefault="00000000" w:rsidRPr="00000000" w14:paraId="000000FA">
                <w:pPr xmlns:w="http://schemas.openxmlformats.org/wordprocessingml/2006/main">
                  <w:numPr>
                    <w:ilvl w:val="0"/>
                    <w:numId w:val="6"/>
                  </w:numPr>
                  <w:tabs>
                    <w:tab w:val="left" w:leader="none" w:pos="1418"/>
                  </w:tabs>
                  <w:spacing w:after="0" w:line="240" w:lineRule="auto"/>
                  <w:ind w:left="720" w:hanging="360"/>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b w:val="1"/>
                    <w:rtl w:val="0"/>
                  </w:rPr>
                  <w:t xml:space="preserve">Цілеспрямована інформаційно-просвітницька робота: </w:t>
                </w:r>
                <w:r xmlns:w="http://schemas.openxmlformats.org/wordprocessingml/2006/main" w:rsidDel="00000000" w:rsidR="00000000" w:rsidRPr="00000000">
                  <w:rPr>
                    <w:rFonts w:ascii="Times New Roman" w:cs="Times New Roman" w:eastAsia="Times New Roman" w:hAnsi="Times New Roman"/>
                    <w:rtl w:val="0"/>
                  </w:rPr>
                  <w:t xml:space="preserve">Співпраця з національними органами освіти для просування пристрою як недорогого рішення для практичного навчання, особливо у недостатньо фінансованих вищих навчальних закладах. Кожен заклад-учасник інтегрує пристрій у стандарти акредитації ступенів, забезпечуючи його системне включення до освітніх програм. Впровадження буде відстежуватися за допомогою підписаних меморандумів про взаєморозуміння (МОВ) з вищими навчальними закладами, які зобов'язуються щодо інтеграції в навчальні програми та навчання викладачів.</w:t>
                </w:r>
              </w:p>
            </w:tc>
          </w:tr>
        </w:tbl>
      </w:sdtContent>
    </w:sdt>
    <w:p w:rsidR="00000000" w:rsidDel="00000000" w:rsidP="00000000" w:rsidRDefault="00000000" w:rsidRPr="00000000" w14:paraId="000000FB">
      <w:pPr>
        <w:keepNext w:val="1"/>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tl w:val="0"/>
        </w:rPr>
      </w:r>
    </w:p>
    <w:sdt>
      <w:sdtPr>
        <w:lock w:val="contentLocked"/>
        <w:id w:val="2129886762"/>
        <w:tag w:val="goog_rdk_7"/>
      </w:sdtPr>
      <w:sdtContent>
        <w:tbl>
          <w:tblPr>
            <w:tblStyle w:val="Table6"/>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
            <w:tblGridChange w:id="0">
              <w:tblGrid>
                <w:gridCol w:w="9637"/>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4cccc" w:val="clear"/>
                <w:tcMar>
                  <w:top w:w="0.0" w:type="dxa"/>
                  <w:left w:w="0.0" w:type="dxa"/>
                  <w:bottom w:w="0.0" w:type="dxa"/>
                  <w:right w:w="0.0" w:type="dxa"/>
                </w:tcMar>
              </w:tcPr>
              <w:p w:rsidR="00000000" w:rsidDel="00000000" w:rsidP="00000000" w:rsidRDefault="00000000" w:rsidRPr="00000000" w14:paraId="000000FC">
                <w:pPr xmlns:w="http://schemas.openxmlformats.org/wordprocessingml/2006/main">
                  <w:tabs>
                    <w:tab w:val="left" w:leader="none" w:pos="1418"/>
                  </w:tabs>
                  <w:spacing w:after="0" w:line="24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Інституціоналізація та глобальна інформаційно-просвітницька робота</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0FD">
                <w:pPr xmlns:w="http://schemas.openxmlformats.org/wordprocessingml/2006/main">
                  <w:tabs>
                    <w:tab w:val="left" w:leader="none" w:pos="1418"/>
                  </w:tabs>
                  <w:spacing w:after="0" w:line="24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До 2030 року пристрій буде повністю впроваджено у 40 вищих навчальних закладах, з надійною структурою підтримки для технічного обслуговування, модернізації та навчання викладачів. Спільні зусилля з галузевими партнерами (наприклад, STAB та YAGHMA) забезпечать, щоб пристрій залишався економічно ефективним та широкодоступним.</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0FE">
                <w:pPr xmlns:w="http://schemas.openxmlformats.org/wordprocessingml/2006/main">
                  <w:tabs>
                    <w:tab w:val="left" w:leader="none" w:pos="1418"/>
                  </w:tabs>
                  <w:spacing w:after="0" w:line="24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Ключові показники:</w:t>
                </w:r>
              </w:p>
              <w:p w:rsidR="00000000" w:rsidDel="00000000" w:rsidP="00000000" w:rsidRDefault="00000000" w:rsidRPr="00000000" w14:paraId="000000FF">
                <w:pPr xmlns:w="http://schemas.openxmlformats.org/wordprocessingml/2006/main">
                  <w:numPr>
                    <w:ilvl w:val="0"/>
                    <w:numId w:val="6"/>
                  </w:numPr>
                  <w:tabs>
                    <w:tab w:val="left" w:leader="none" w:pos="1418"/>
                  </w:tabs>
                  <w:spacing w:after="0" w:line="240" w:lineRule="auto"/>
                  <w:ind w:left="720" w:hanging="360"/>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Стандарти акредитації: партнерство з європейськими акредитаційними агентствами для включення використання пристроїв як орієнтира якості лабораторної освіти.</w:t>
                </w:r>
              </w:p>
              <w:p w:rsidR="00000000" w:rsidDel="00000000" w:rsidP="00000000" w:rsidRDefault="00000000" w:rsidRPr="00000000" w14:paraId="00000100">
                <w:pPr xmlns:w="http://schemas.openxmlformats.org/wordprocessingml/2006/main">
                  <w:numPr>
                    <w:ilvl w:val="0"/>
                    <w:numId w:val="6"/>
                  </w:numPr>
                  <w:tabs>
                    <w:tab w:val="left" w:leader="none" w:pos="1418"/>
                  </w:tabs>
                  <w:spacing w:after="0" w:line="240" w:lineRule="auto"/>
                  <w:ind w:left="720" w:hanging="360"/>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Міжнародне партнерство: Залучити 20 світових університетів, особливо в слаборозвинених регіонах, для розширення охоплення проєкту за межі Європи. Спеціальна команда надаватиме локальну підтримку адаптації.</w:t>
                </w:r>
              </w:p>
              <w:p w:rsidR="00000000" w:rsidDel="00000000" w:rsidP="00000000" w:rsidRDefault="00000000" w:rsidRPr="00000000" w14:paraId="00000101">
                <w:pPr xmlns:w="http://schemas.openxmlformats.org/wordprocessingml/2006/main">
                  <w:numPr>
                    <w:ilvl w:val="0"/>
                    <w:numId w:val="6"/>
                  </w:numPr>
                  <w:tabs>
                    <w:tab w:val="left" w:leader="none" w:pos="1418"/>
                  </w:tabs>
                  <w:spacing w:after="0" w:line="240" w:lineRule="auto"/>
                  <w:ind w:left="720" w:hanging="360"/>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Інноваційні навчальні табори: Запустити щорічні навчальні табори для 160 викладачів та дослідників, зосереджені на навичках аналізу даних (наприклад, Python, MATLAB) та підприємництві, сприяючи поширенню знань.</w:t>
                </w:r>
              </w:p>
            </w:tc>
          </w:tr>
        </w:tbl>
      </w:sdtContent>
    </w:sdt>
    <w:p w:rsidR="00000000" w:rsidDel="00000000" w:rsidP="00000000" w:rsidRDefault="00000000" w:rsidRPr="00000000" w14:paraId="00000102">
      <w:pPr>
        <w:keepNext w:val="1"/>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tl w:val="0"/>
        </w:rPr>
      </w:r>
    </w:p>
    <w:sdt>
      <w:sdtPr>
        <w:lock w:val="contentLocked"/>
        <w:id w:val="-487258602"/>
        <w:tag w:val="goog_rdk_8"/>
      </w:sdtPr>
      <w:sdtContent>
        <w:tbl>
          <w:tblPr>
            <w:tblStyle w:val="Table7"/>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
            <w:tblGridChange w:id="0">
              <w:tblGrid>
                <w:gridCol w:w="9637"/>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4cccc" w:val="clear"/>
                <w:tcMar>
                  <w:top w:w="0.0" w:type="dxa"/>
                  <w:left w:w="0.0" w:type="dxa"/>
                  <w:bottom w:w="0.0" w:type="dxa"/>
                  <w:right w:w="0.0" w:type="dxa"/>
                </w:tcMar>
              </w:tcPr>
              <w:p w:rsidR="00000000" w:rsidDel="00000000" w:rsidP="00000000" w:rsidRDefault="00000000" w:rsidRPr="00000000" w14:paraId="00000103">
                <w:pPr xmlns:w="http://schemas.openxmlformats.org/wordprocessingml/2006/main">
                  <w:tabs>
                    <w:tab w:val="left" w:leader="none" w:pos="1418"/>
                  </w:tabs>
                  <w:spacing w:after="0" w:line="240" w:lineRule="auto"/>
                  <w:jc w:val="both"/>
                  <w:rPr>
                    <w:rFonts w:ascii="Times New Roman" w:cs="Times New Roman" w:eastAsia="Times New Roman" w:hAnsi="Times New Roman"/>
                    <w:b w:val="1"/>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Сталий розвиток та постійне вдосконалення</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104">
                <w:pPr xmlns:w="http://schemas.openxmlformats.org/wordprocessingml/2006/main">
                  <w:tabs>
                    <w:tab w:val="left" w:leader="none" w:pos="1418"/>
                  </w:tabs>
                  <w:spacing w:after="0" w:line="24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Для забезпечення сталості проєкту будуть встановлені чіткі механізми фінансування, оцінки впливу та постійного вдосконалення. Ключові показники ефективності (KPI) вимірюватимуть прогрес проєкту, включаючи рівень впровадження (кількість вищих навчальних закладів, які інтегрують пристрій у свої навчальні програми), освітній вплив (покращення балів студентських оцінювань та практичних занять), сталість (зниження вартості обладнання та підвищення доступності в умовах обмежених ресурсів).</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105">
                <w:pPr xmlns:w="http://schemas.openxmlformats.org/wordprocessingml/2006/main">
                  <w:tabs>
                    <w:tab w:val="left" w:leader="none" w:pos="1418"/>
                  </w:tabs>
                  <w:spacing w:after="0" w:line="240" w:lineRule="auto"/>
                  <w:jc w:val="both"/>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Ключові показники:</w:t>
                </w:r>
              </w:p>
              <w:p w:rsidR="00000000" w:rsidDel="00000000" w:rsidP="00000000" w:rsidRDefault="00000000" w:rsidRPr="00000000" w14:paraId="00000106">
                <w:pPr xmlns:w="http://schemas.openxmlformats.org/wordprocessingml/2006/main">
                  <w:numPr>
                    <w:ilvl w:val="0"/>
                    <w:numId w:val="6"/>
                  </w:numPr>
                  <w:tabs>
                    <w:tab w:val="left" w:leader="none" w:pos="1418"/>
                  </w:tabs>
                  <w:spacing w:after="0" w:line="240" w:lineRule="auto"/>
                  <w:ind w:left="720" w:hanging="360"/>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Диверсифікація фінансування: Забезпечити додаткову підтримку від програм Horizon Europe, національних фондів освіти та спонсорства з боку галузі для підтримки виробництва та розповсюдження пристроїв.</w:t>
                </w:r>
              </w:p>
              <w:p w:rsidR="00000000" w:rsidDel="00000000" w:rsidP="00000000" w:rsidRDefault="00000000" w:rsidRPr="00000000" w14:paraId="00000107">
                <w:pPr xmlns:w="http://schemas.openxmlformats.org/wordprocessingml/2006/main">
                  <w:numPr>
                    <w:ilvl w:val="0"/>
                    <w:numId w:val="6"/>
                  </w:numPr>
                  <w:tabs>
                    <w:tab w:val="left" w:leader="none" w:pos="1418"/>
                  </w:tabs>
                  <w:spacing w:after="0" w:line="240" w:lineRule="auto"/>
                  <w:ind w:left="720" w:hanging="360"/>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Цикли зворотного зв'язку: запровадити дворічні оцінювання в кожному закладі-учаснику, враховуючи відгуки студентів та викладачів для вдосконалення використання пристроїв та розробки навчальної програми.</w:t>
                </w:r>
              </w:p>
              <w:p w:rsidR="00000000" w:rsidDel="00000000" w:rsidP="00000000" w:rsidRDefault="00000000" w:rsidRPr="00000000" w14:paraId="00000108">
                <w:pPr xmlns:w="http://schemas.openxmlformats.org/wordprocessingml/2006/main">
                  <w:numPr>
                    <w:ilvl w:val="0"/>
                    <w:numId w:val="6"/>
                  </w:numPr>
                  <w:tabs>
                    <w:tab w:val="left" w:leader="none" w:pos="1418"/>
                  </w:tabs>
                  <w:spacing w:after="0" w:line="240" w:lineRule="auto"/>
                  <w:ind w:left="720" w:hanging="360"/>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sz w:val="24"/>
                    <w:szCs w:val="24"/>
                    <w:rtl w:val="0"/>
                  </w:rPr>
                  <w:t xml:space="preserve">Відкритий доступ: Публікація експериментальних протоколів та навчальних матеріалів у форматах відкритого доступу, що дозволяє тиражування та адаптацію установами по всьому світу.</w:t>
                </w:r>
              </w:p>
            </w:tc>
          </w:tr>
        </w:tbl>
      </w:sdtContent>
    </w:sdt>
    <w:p w:rsidR="00000000" w:rsidDel="00000000" w:rsidP="00000000" w:rsidRDefault="00000000" w:rsidRPr="00000000" w14:paraId="00000109">
      <w:pPr>
        <w:tabs>
          <w:tab w:val="left" w:leader="none" w:pos="1418"/>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sz w:val="24"/>
          <w:szCs w:val="24"/>
        </w:rPr>
      </w:pPr>
      <w:r xmlns:w="http://schemas.openxmlformats.org/wordprocessingml/2006/main" w:rsidDel="00000000" w:rsidR="00000000" w:rsidRPr="00000000">
        <w:rPr>
          <w:rFonts w:ascii="Times New Roman" w:cs="Times New Roman" w:eastAsia="Times New Roman" w:hAnsi="Times New Roman"/>
          <w:b w:val="1"/>
          <w:sz w:val="24"/>
          <w:szCs w:val="24"/>
          <w:rtl w:val="0"/>
        </w:rPr>
        <w:t xml:space="preserve">2.2.2 Використання, поширення та комунікація</w:t>
      </w:r>
    </w:p>
    <w:p w:rsidR="00000000" w:rsidDel="00000000" w:rsidP="00000000" w:rsidRDefault="00000000" w:rsidRPr="00000000" w14:paraId="0000010C">
      <w:pPr xmlns:w="http://schemas.openxmlformats.org/wordprocessingml/2006/main">
        <w:tabs>
          <w:tab w:val="left" w:leader="none" w:pos="1418"/>
        </w:tabs>
        <w:spacing w:after="0" w:line="240" w:lineRule="auto"/>
        <w:jc w:val="both"/>
        <w:rPr>
          <w:rFonts w:ascii="Times New Roman" w:cs="Times New Roman" w:eastAsia="Times New Roman" w:hAnsi="Times New Roman"/>
          <w:sz w:val="10"/>
          <w:szCs w:val="10"/>
        </w:rPr>
      </w:pPr>
      <w:r xmlns:w="http://schemas.openxmlformats.org/wordprocessingml/2006/main"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0D">
      <w:pPr xmlns:w="http://schemas.openxmlformats.org/wordprocessingml/2006/main">
        <w:shd w:fill="ffffff" w:val="clear"/>
        <w:tabs>
          <w:tab w:val="left" w:leader="none" w:pos="1418"/>
        </w:tabs>
        <w:spacing w:after="0" w:line="240" w:lineRule="auto"/>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2.2.2.1 Поширення, використання та комунікація</w:t>
      </w:r>
    </w:p>
    <w:p w:rsidR="00000000" w:rsidDel="00000000" w:rsidP="00000000" w:rsidRDefault="00000000" w:rsidRPr="00000000" w14:paraId="0000010E">
      <w:pPr xmlns:w="http://schemas.openxmlformats.org/wordprocessingml/2006/main">
        <w:tabs>
          <w:tab w:val="left" w:leader="none" w:pos="1418"/>
        </w:tabs>
        <w:spacing w:after="0" w:line="240" w:lineRule="auto"/>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rtl w:val="0"/>
        </w:rPr>
        <w:t xml:space="preserve">Для забезпечення максимального впливу проекту SMART вкрай важливо ефективно доносити його висновки до відповідних цільових аудиторій та зацікавлених сторін. Цього буде досягнуто за допомогою комплексного підходу, зосередженого на поширенні, використанні та комунікації. EXEL, малий та середній бізнес з великим досвідом в управлінні гучними дослідницькими проектами ЄС, очолить ці зусилля, які координуються в рамках спеціального робочого пакету (WP3). Стратегія розроблена для підвищення обізнаності та залучення як під час, так і після виконання проекту. Детальний план, що окреслює ці заходи, буде підготовлено на початку проекту, в якому будуть зазначені дії для підвищення видимості та охоплення проекту.</w:t>
      </w:r>
    </w:p>
    <w:p w:rsidR="00000000" w:rsidDel="00000000" w:rsidP="00000000" w:rsidRDefault="00000000" w:rsidRPr="00000000" w14:paraId="0000010F">
      <w:pPr xmlns:w="http://schemas.openxmlformats.org/wordprocessingml/2006/main">
        <w:tabs>
          <w:tab w:val="left" w:leader="none" w:pos="1418"/>
        </w:tabs>
        <w:spacing w:after="0" w:line="240" w:lineRule="auto"/>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2.2.1.1 Внутрішня комунікація</w:t>
      </w:r>
    </w:p>
    <w:p w:rsidR="00000000" w:rsidDel="00000000" w:rsidP="00000000" w:rsidRDefault="00000000" w:rsidRPr="00000000" w14:paraId="00000110">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Консорціум SMART забезпечує безперервну та динамічну комунікацію через різні канали, сприяючи безперебійному обміну інформацією, аналітичними даними та оновленнями. Використовуючи цифрові інструменти, такі як </w:t>
      </w:r>
      <w:r xmlns:w="http://schemas.openxmlformats.org/wordprocessingml/2006/main" w:rsidDel="00000000" w:rsidR="00000000" w:rsidRPr="00000000">
        <w:rPr>
          <w:rFonts w:ascii="Times New Roman" w:cs="Times New Roman" w:eastAsia="Times New Roman" w:hAnsi="Times New Roman"/>
          <w:b w:val="1"/>
          <w:rtl w:val="0"/>
        </w:rPr>
        <w:t xml:space="preserve">віртуальні зустрічі </w:t>
      </w:r>
      <w:r xmlns:w="http://schemas.openxmlformats.org/wordprocessingml/2006/main" w:rsidDel="00000000" w:rsidR="00000000" w:rsidRPr="00000000">
        <w:rPr>
          <w:rFonts w:ascii="Times New Roman" w:cs="Times New Roman" w:eastAsia="Times New Roman" w:hAnsi="Times New Roman"/>
          <w:rtl w:val="0"/>
        </w:rPr>
        <w:t xml:space="preserve">, </w:t>
      </w:r>
      <w:r xmlns:w="http://schemas.openxmlformats.org/wordprocessingml/2006/main" w:rsidDel="00000000" w:rsidR="00000000" w:rsidRPr="00000000">
        <w:rPr>
          <w:rFonts w:ascii="Times New Roman" w:cs="Times New Roman" w:eastAsia="Times New Roman" w:hAnsi="Times New Roman"/>
          <w:b w:val="1"/>
          <w:rtl w:val="0"/>
        </w:rPr>
        <w:t xml:space="preserve">відеоконференції </w:t>
      </w:r>
      <w:r xmlns:w="http://schemas.openxmlformats.org/wordprocessingml/2006/main" w:rsidDel="00000000" w:rsidR="00000000" w:rsidRPr="00000000">
        <w:rPr>
          <w:rFonts w:ascii="Times New Roman" w:cs="Times New Roman" w:eastAsia="Times New Roman" w:hAnsi="Times New Roman"/>
          <w:rtl w:val="0"/>
        </w:rPr>
        <w:t xml:space="preserve">та</w:t>
      </w:r>
      <w:r xmlns:w="http://schemas.openxmlformats.org/wordprocessingml/2006/main" w:rsidDel="00000000" w:rsidR="00000000" w:rsidRPr="00000000">
        <w:rPr>
          <w:rFonts w:ascii="Times New Roman" w:cs="Times New Roman" w:eastAsia="Times New Roman" w:hAnsi="Times New Roman"/>
          <w:b w:val="1"/>
          <w:rtl w:val="0"/>
        </w:rPr>
        <w:t xml:space="preserve"> </w:t>
      </w:r>
      <w:r xmlns:w="http://schemas.openxmlformats.org/wordprocessingml/2006/main" w:rsidDel="00000000" w:rsidR="00000000" w:rsidRPr="00000000">
        <w:rPr>
          <w:rFonts w:ascii="Times New Roman" w:cs="Times New Roman" w:eastAsia="Times New Roman" w:hAnsi="Times New Roman"/>
          <w:rtl w:val="0"/>
        </w:rPr>
        <w:t xml:space="preserve">Завдяки спільним </w:t>
      </w:r>
      <w:r xmlns:w="http://schemas.openxmlformats.org/wordprocessingml/2006/main" w:rsidDel="00000000" w:rsidR="00000000" w:rsidRPr="00000000">
        <w:rPr>
          <w:rFonts w:ascii="Times New Roman" w:cs="Times New Roman" w:eastAsia="Times New Roman" w:hAnsi="Times New Roman"/>
          <w:b w:val="1"/>
          <w:rtl w:val="0"/>
        </w:rPr>
        <w:t xml:space="preserve">онлайн-платформам </w:t>
      </w:r>
      <w:r xmlns:w="http://schemas.openxmlformats.org/wordprocessingml/2006/main" w:rsidDel="00000000" w:rsidR="00000000" w:rsidRPr="00000000">
        <w:rPr>
          <w:rFonts w:ascii="Times New Roman" w:cs="Times New Roman" w:eastAsia="Times New Roman" w:hAnsi="Times New Roman"/>
          <w:rtl w:val="0"/>
        </w:rPr>
        <w:t xml:space="preserve">партнери можуть ефективно взаємодіяти з різних місць та часових поясів. Ця комунікаційна структура поєднує формальні елементи, такі як поширення офіційних звітів про хід роботи та документів, з неформальною взаємодією, такою як </w:t>
      </w:r>
      <w:r xmlns:w="http://schemas.openxmlformats.org/wordprocessingml/2006/main" w:rsidDel="00000000" w:rsidR="00000000" w:rsidRPr="00000000">
        <w:rPr>
          <w:rFonts w:ascii="Times New Roman" w:cs="Times New Roman" w:eastAsia="Times New Roman" w:hAnsi="Times New Roman"/>
          <w:b w:val="1"/>
          <w:rtl w:val="0"/>
        </w:rPr>
        <w:t xml:space="preserve">командні чати </w:t>
      </w:r>
      <w:r xmlns:w="http://schemas.openxmlformats.org/wordprocessingml/2006/main" w:rsidDel="00000000" w:rsidR="00000000" w:rsidRPr="00000000">
        <w:rPr>
          <w:rFonts w:ascii="Times New Roman" w:cs="Times New Roman" w:eastAsia="Times New Roman" w:hAnsi="Times New Roman"/>
          <w:rtl w:val="0"/>
        </w:rPr>
        <w:t xml:space="preserve">та </w:t>
      </w:r>
      <w:r xmlns:w="http://schemas.openxmlformats.org/wordprocessingml/2006/main" w:rsidDel="00000000" w:rsidR="00000000" w:rsidRPr="00000000">
        <w:rPr>
          <w:rFonts w:ascii="Times New Roman" w:cs="Times New Roman" w:eastAsia="Times New Roman" w:hAnsi="Times New Roman"/>
          <w:b w:val="1"/>
          <w:rtl w:val="0"/>
        </w:rPr>
        <w:t xml:space="preserve">віртуальні зустрічі </w:t>
      </w:r>
      <w:r xmlns:w="http://schemas.openxmlformats.org/wordprocessingml/2006/main" w:rsidDel="00000000" w:rsidR="00000000" w:rsidRPr="00000000">
        <w:rPr>
          <w:rFonts w:ascii="Times New Roman" w:cs="Times New Roman" w:eastAsia="Times New Roman" w:hAnsi="Times New Roman"/>
          <w:rtl w:val="0"/>
        </w:rPr>
        <w:t xml:space="preserve">. Такий збалансований підхід сприяє прозорості та інклюзивності, зміцнюючи людський капітал у сфері досліджень та інновацій, одночасно покращуючи співпрацю між секторами.</w:t>
      </w:r>
    </w:p>
    <w:p w:rsidR="00000000" w:rsidDel="00000000" w:rsidP="00000000" w:rsidRDefault="00000000" w:rsidRPr="00000000" w14:paraId="00000111">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Для подальшого сприяння співпраці та міжсекторальній взаємодії </w:t>
      </w:r>
      <w:r xmlns:w="http://schemas.openxmlformats.org/wordprocessingml/2006/main" w:rsidDel="00000000" w:rsidR="00000000" w:rsidRPr="00000000">
        <w:rPr>
          <w:rFonts w:ascii="Times New Roman" w:cs="Times New Roman" w:eastAsia="Times New Roman" w:hAnsi="Times New Roman"/>
          <w:b w:val="1"/>
          <w:rtl w:val="0"/>
        </w:rPr>
        <w:t xml:space="preserve">SMART </w:t>
      </w:r>
      <w:r xmlns:w="http://schemas.openxmlformats.org/wordprocessingml/2006/main" w:rsidDel="00000000" w:rsidR="00000000" w:rsidRPr="00000000">
        <w:rPr>
          <w:rFonts w:ascii="Times New Roman" w:cs="Times New Roman" w:eastAsia="Times New Roman" w:hAnsi="Times New Roman"/>
          <w:rtl w:val="0"/>
        </w:rPr>
        <w:t xml:space="preserve">організовує регулярні </w:t>
      </w:r>
      <w:r xmlns:w="http://schemas.openxmlformats.org/wordprocessingml/2006/main" w:rsidDel="00000000" w:rsidR="00000000" w:rsidRPr="00000000">
        <w:rPr>
          <w:rFonts w:ascii="Times New Roman" w:cs="Times New Roman" w:eastAsia="Times New Roman" w:hAnsi="Times New Roman"/>
          <w:b w:val="1"/>
          <w:rtl w:val="0"/>
        </w:rPr>
        <w:t xml:space="preserve">зустрічі консорціуму </w:t>
      </w:r>
      <w:r xmlns:w="http://schemas.openxmlformats.org/wordprocessingml/2006/main" w:rsidDel="00000000" w:rsidR="00000000" w:rsidRPr="00000000">
        <w:rPr>
          <w:rFonts w:ascii="Times New Roman" w:cs="Times New Roman" w:eastAsia="Times New Roman" w:hAnsi="Times New Roman"/>
          <w:rtl w:val="0"/>
        </w:rPr>
        <w:t xml:space="preserve">, як онлайн, так і особисто. Ці зустрічі є критично важливими для глибоких обговорень, вирішення проблем та забезпечення відповідності загальним цілям проекту. Також заплановані зустрічі з урахуванням конкретних завдань для сприяння цілеспрямованому прогресу, зокрема для підтримки підвищення рівня досконалості в країнах, що охоплюють розширення.</w:t>
      </w:r>
    </w:p>
    <w:p w:rsidR="00000000" w:rsidDel="00000000" w:rsidP="00000000" w:rsidRDefault="00000000" w:rsidRPr="00000000" w14:paraId="00000112">
      <w:pPr xmlns:w="http://schemas.openxmlformats.org/wordprocessingml/2006/main">
        <w:tabs>
          <w:tab w:val="left" w:leader="none" w:pos="1418"/>
        </w:tabs>
        <w:spacing w:after="0" w:line="240" w:lineRule="auto"/>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2.2.1.2 Стратегія поширення</w:t>
      </w:r>
    </w:p>
    <w:p w:rsidR="00000000" w:rsidDel="00000000" w:rsidP="00000000" w:rsidRDefault="00000000" w:rsidRPr="00000000" w14:paraId="00000113">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Стратегія поширення інформації про проєкт SMART буде ретельно розроблена для забезпечення ефективного донесення його результатів, відкриттів та досягнень до широкої наукової аудиторії та за її межами. Відповідно до мети проєкту – сприяння інституційним реформам, подолання відтоку мізків та покращення обміну знаннями, ця стратегія розпочнеться з визначення </w:t>
      </w:r>
      <w:r xmlns:w="http://schemas.openxmlformats.org/wordprocessingml/2006/main" w:rsidDel="00000000" w:rsidR="00000000" w:rsidRPr="00000000">
        <w:rPr>
          <w:rFonts w:ascii="Times New Roman" w:cs="Times New Roman" w:eastAsia="Times New Roman" w:hAnsi="Times New Roman"/>
          <w:b w:val="1"/>
          <w:rtl w:val="0"/>
        </w:rPr>
        <w:t xml:space="preserve">ключових зацікавлених сторін </w:t>
      </w:r>
      <w:r xmlns:w="http://schemas.openxmlformats.org/wordprocessingml/2006/main" w:rsidDel="00000000" w:rsidR="00000000" w:rsidRPr="00000000">
        <w:rPr>
          <w:rFonts w:ascii="Times New Roman" w:cs="Times New Roman" w:eastAsia="Times New Roman" w:hAnsi="Times New Roman"/>
          <w:rtl w:val="0"/>
        </w:rPr>
        <w:t xml:space="preserve">та розробки </w:t>
      </w:r>
      <w:r xmlns:w="http://schemas.openxmlformats.org/wordprocessingml/2006/main" w:rsidDel="00000000" w:rsidR="00000000" w:rsidRPr="00000000">
        <w:rPr>
          <w:rFonts w:ascii="Times New Roman" w:cs="Times New Roman" w:eastAsia="Times New Roman" w:hAnsi="Times New Roman"/>
          <w:b w:val="1"/>
          <w:rtl w:val="0"/>
        </w:rPr>
        <w:t xml:space="preserve">цільових підходів </w:t>
      </w:r>
      <w:r xmlns:w="http://schemas.openxmlformats.org/wordprocessingml/2006/main" w:rsidDel="00000000" w:rsidR="00000000" w:rsidRPr="00000000">
        <w:rPr>
          <w:rFonts w:ascii="Times New Roman" w:cs="Times New Roman" w:eastAsia="Times New Roman" w:hAnsi="Times New Roman"/>
          <w:rtl w:val="0"/>
        </w:rPr>
        <w:t xml:space="preserve">для залучення різноманітної аудиторії, включаючи політиків, лідерів галузі, науковців та широку громадськість. Використовуючи поєднання традиційних та цифрових каналів, таких як прес-релізи, академічні публікації, соціальні мережі та спеціалізований </w:t>
      </w:r>
      <w:r xmlns:w="http://schemas.openxmlformats.org/wordprocessingml/2006/main" w:rsidDel="00000000" w:rsidR="00000000" w:rsidRPr="00000000">
        <w:rPr>
          <w:rFonts w:ascii="Times New Roman" w:cs="Times New Roman" w:eastAsia="Times New Roman" w:hAnsi="Times New Roman"/>
          <w:b w:val="1"/>
          <w:rtl w:val="0"/>
        </w:rPr>
        <w:t xml:space="preserve">веб-сайт проєкту </w:t>
      </w:r>
      <w:r xmlns:w="http://schemas.openxmlformats.org/wordprocessingml/2006/main" w:rsidDel="00000000" w:rsidR="00000000" w:rsidRPr="00000000">
        <w:rPr>
          <w:rFonts w:ascii="Times New Roman" w:cs="Times New Roman" w:eastAsia="Times New Roman" w:hAnsi="Times New Roman"/>
          <w:rtl w:val="0"/>
        </w:rPr>
        <w:t xml:space="preserve">, – план спрямований на максимальну видимість та вплив результатів SMART.</w:t>
      </w:r>
    </w:p>
    <w:p w:rsidR="00000000" w:rsidDel="00000000" w:rsidP="00000000" w:rsidRDefault="00000000" w:rsidRPr="00000000" w14:paraId="00000114">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Зусилля з поширення інформації підтримуватимуть досягнення ключових результатів, включаючи зміцнення співпраці між академічним та неакадемічним секторами, а також покращення доступу приватного сектору до державних науково-дослідних установ та інфраструктур. Ключові заходи включають: (1) Підтримка сильної присутності SMART на відповідних наукових та галузевих </w:t>
      </w:r>
      <w:r xmlns:w="http://schemas.openxmlformats.org/wordprocessingml/2006/main" w:rsidDel="00000000" w:rsidR="00000000" w:rsidRPr="00000000">
        <w:rPr>
          <w:rFonts w:ascii="Times New Roman" w:cs="Times New Roman" w:eastAsia="Times New Roman" w:hAnsi="Times New Roman"/>
          <w:b w:val="1"/>
          <w:rtl w:val="0"/>
        </w:rPr>
        <w:t xml:space="preserve">форумах </w:t>
      </w:r>
      <w:r xmlns:w="http://schemas.openxmlformats.org/wordprocessingml/2006/main" w:rsidDel="00000000" w:rsidR="00000000" w:rsidRPr="00000000">
        <w:rPr>
          <w:rFonts w:ascii="Times New Roman" w:cs="Times New Roman" w:eastAsia="Times New Roman" w:hAnsi="Times New Roman"/>
          <w:rtl w:val="0"/>
        </w:rPr>
        <w:t xml:space="preserve">, </w:t>
      </w:r>
      <w:r xmlns:w="http://schemas.openxmlformats.org/wordprocessingml/2006/main" w:rsidDel="00000000" w:rsidR="00000000" w:rsidRPr="00000000">
        <w:rPr>
          <w:rFonts w:ascii="Times New Roman" w:cs="Times New Roman" w:eastAsia="Times New Roman" w:hAnsi="Times New Roman"/>
          <w:b w:val="1"/>
          <w:rtl w:val="0"/>
        </w:rPr>
        <w:t xml:space="preserve">конференціях </w:t>
      </w:r>
      <w:r xmlns:w="http://schemas.openxmlformats.org/wordprocessingml/2006/main" w:rsidDel="00000000" w:rsidR="00000000" w:rsidRPr="00000000">
        <w:rPr>
          <w:rFonts w:ascii="Times New Roman" w:cs="Times New Roman" w:eastAsia="Times New Roman" w:hAnsi="Times New Roman"/>
          <w:rtl w:val="0"/>
        </w:rPr>
        <w:t xml:space="preserve">та </w:t>
      </w:r>
      <w:r xmlns:w="http://schemas.openxmlformats.org/wordprocessingml/2006/main" w:rsidDel="00000000" w:rsidR="00000000" w:rsidRPr="00000000">
        <w:rPr>
          <w:rFonts w:ascii="Times New Roman" w:cs="Times New Roman" w:eastAsia="Times New Roman" w:hAnsi="Times New Roman"/>
          <w:b w:val="1"/>
          <w:rtl w:val="0"/>
        </w:rPr>
        <w:t xml:space="preserve">симпозіумах </w:t>
      </w:r>
      <w:r xmlns:w="http://schemas.openxmlformats.org/wordprocessingml/2006/main" w:rsidDel="00000000" w:rsidR="00000000" w:rsidRPr="00000000">
        <w:rPr>
          <w:rFonts w:ascii="Times New Roman" w:cs="Times New Roman" w:eastAsia="Times New Roman" w:hAnsi="Times New Roman"/>
          <w:rtl w:val="0"/>
        </w:rPr>
        <w:t xml:space="preserve">для демонстрації інновацій проекту та сприяння досконалості в країнах, що охоплюють розширення; (2) Випуск та розповсюдження </w:t>
      </w:r>
      <w:r xmlns:w="http://schemas.openxmlformats.org/wordprocessingml/2006/main" w:rsidDel="00000000" w:rsidR="00000000" w:rsidRPr="00000000">
        <w:rPr>
          <w:rFonts w:ascii="Times New Roman" w:cs="Times New Roman" w:eastAsia="Times New Roman" w:hAnsi="Times New Roman"/>
          <w:b w:val="1"/>
          <w:rtl w:val="0"/>
        </w:rPr>
        <w:t xml:space="preserve">інформаційних бюлетенів </w:t>
      </w:r>
      <w:r xmlns:w="http://schemas.openxmlformats.org/wordprocessingml/2006/main" w:rsidDel="00000000" w:rsidR="00000000" w:rsidRPr="00000000">
        <w:rPr>
          <w:rFonts w:ascii="Times New Roman" w:cs="Times New Roman" w:eastAsia="Times New Roman" w:hAnsi="Times New Roman"/>
          <w:rtl w:val="0"/>
        </w:rPr>
        <w:t xml:space="preserve">, </w:t>
      </w:r>
      <w:r xmlns:w="http://schemas.openxmlformats.org/wordprocessingml/2006/main" w:rsidDel="00000000" w:rsidR="00000000" w:rsidRPr="00000000">
        <w:rPr>
          <w:rFonts w:ascii="Times New Roman" w:cs="Times New Roman" w:eastAsia="Times New Roman" w:hAnsi="Times New Roman"/>
          <w:b w:val="1"/>
          <w:rtl w:val="0"/>
        </w:rPr>
        <w:t xml:space="preserve">брошур </w:t>
      </w:r>
      <w:r xmlns:w="http://schemas.openxmlformats.org/wordprocessingml/2006/main" w:rsidDel="00000000" w:rsidR="00000000" w:rsidRPr="00000000">
        <w:rPr>
          <w:rFonts w:ascii="Times New Roman" w:cs="Times New Roman" w:eastAsia="Times New Roman" w:hAnsi="Times New Roman"/>
          <w:rtl w:val="0"/>
        </w:rPr>
        <w:t xml:space="preserve">та </w:t>
      </w:r>
      <w:r xmlns:w="http://schemas.openxmlformats.org/wordprocessingml/2006/main" w:rsidDel="00000000" w:rsidR="00000000" w:rsidRPr="00000000">
        <w:rPr>
          <w:rFonts w:ascii="Times New Roman" w:cs="Times New Roman" w:eastAsia="Times New Roman" w:hAnsi="Times New Roman"/>
          <w:b w:val="1"/>
          <w:rtl w:val="0"/>
        </w:rPr>
        <w:t xml:space="preserve">інфографіки </w:t>
      </w:r>
      <w:r xmlns:w="http://schemas.openxmlformats.org/wordprocessingml/2006/main" w:rsidDel="00000000" w:rsidR="00000000" w:rsidRPr="00000000">
        <w:rPr>
          <w:rFonts w:ascii="Times New Roman" w:cs="Times New Roman" w:eastAsia="Times New Roman" w:hAnsi="Times New Roman"/>
          <w:rtl w:val="0"/>
        </w:rPr>
        <w:t xml:space="preserve">для ефективного інформування про хід та досягнення проекту широкому колу зацікавлених сторін; (3) Взаємодія зі </w:t>
      </w:r>
      <w:r xmlns:w="http://schemas.openxmlformats.org/wordprocessingml/2006/main" w:rsidDel="00000000" w:rsidR="00000000" w:rsidRPr="00000000">
        <w:rPr>
          <w:rFonts w:ascii="Times New Roman" w:cs="Times New Roman" w:eastAsia="Times New Roman" w:hAnsi="Times New Roman"/>
          <w:b w:val="1"/>
          <w:rtl w:val="0"/>
        </w:rPr>
        <w:t xml:space="preserve">ЗМІ </w:t>
      </w:r>
      <w:r xmlns:w="http://schemas.openxmlformats.org/wordprocessingml/2006/main" w:rsidDel="00000000" w:rsidR="00000000" w:rsidRPr="00000000">
        <w:rPr>
          <w:rFonts w:ascii="Times New Roman" w:cs="Times New Roman" w:eastAsia="Times New Roman" w:hAnsi="Times New Roman"/>
          <w:rtl w:val="0"/>
        </w:rPr>
        <w:t xml:space="preserve">для висвітлення внеску SMART, підвищення видимості проекту в різних секторах та регіонах; та (4) Організація </w:t>
      </w:r>
      <w:r xmlns:w="http://schemas.openxmlformats.org/wordprocessingml/2006/main" w:rsidDel="00000000" w:rsidR="00000000" w:rsidRPr="00000000">
        <w:rPr>
          <w:rFonts w:ascii="Times New Roman" w:cs="Times New Roman" w:eastAsia="Times New Roman" w:hAnsi="Times New Roman"/>
          <w:b w:val="1"/>
          <w:rtl w:val="0"/>
        </w:rPr>
        <w:t xml:space="preserve">семінарів </w:t>
      </w:r>
      <w:r xmlns:w="http://schemas.openxmlformats.org/wordprocessingml/2006/main" w:rsidDel="00000000" w:rsidR="00000000" w:rsidRPr="00000000">
        <w:rPr>
          <w:rFonts w:ascii="Times New Roman" w:cs="Times New Roman" w:eastAsia="Times New Roman" w:hAnsi="Times New Roman"/>
          <w:rtl w:val="0"/>
        </w:rPr>
        <w:t xml:space="preserve">та </w:t>
      </w:r>
      <w:r xmlns:w="http://schemas.openxmlformats.org/wordprocessingml/2006/main" w:rsidDel="00000000" w:rsidR="00000000" w:rsidRPr="00000000">
        <w:rPr>
          <w:rFonts w:ascii="Times New Roman" w:cs="Times New Roman" w:eastAsia="Times New Roman" w:hAnsi="Times New Roman"/>
          <w:b w:val="1"/>
          <w:rtl w:val="0"/>
        </w:rPr>
        <w:t xml:space="preserve">вебінарів </w:t>
      </w:r>
      <w:r xmlns:w="http://schemas.openxmlformats.org/wordprocessingml/2006/main" w:rsidDel="00000000" w:rsidR="00000000" w:rsidRPr="00000000">
        <w:rPr>
          <w:rFonts w:ascii="Times New Roman" w:cs="Times New Roman" w:eastAsia="Times New Roman" w:hAnsi="Times New Roman"/>
          <w:rtl w:val="0"/>
        </w:rPr>
        <w:t xml:space="preserve">для поширення результатів, посилення міжсекторальної співпраці та розвитку підприємницьких навичок серед учасників. Ці комплексні зусилля спрямовані на позиціонування </w:t>
      </w:r>
      <w:r xmlns:w="http://schemas.openxmlformats.org/wordprocessingml/2006/main" w:rsidDel="00000000" w:rsidR="00000000" w:rsidRPr="00000000">
        <w:rPr>
          <w:rFonts w:ascii="Times New Roman" w:cs="Times New Roman" w:eastAsia="Times New Roman" w:hAnsi="Times New Roman"/>
          <w:b w:val="1"/>
          <w:rtl w:val="0"/>
        </w:rPr>
        <w:t xml:space="preserve">SMART </w:t>
      </w:r>
      <w:r xmlns:w="http://schemas.openxmlformats.org/wordprocessingml/2006/main" w:rsidDel="00000000" w:rsidR="00000000" w:rsidRPr="00000000">
        <w:rPr>
          <w:rFonts w:ascii="Times New Roman" w:cs="Times New Roman" w:eastAsia="Times New Roman" w:hAnsi="Times New Roman"/>
          <w:rtl w:val="0"/>
        </w:rPr>
        <w:t xml:space="preserve">як рушійної сили для ефективної співпраці між академічним та неакадемічним секторами, одночасно підвищуючи можливості працевлаштування та кар'єрні перспективи талантів у сфері досліджень та інновацій. Детальний план залучення зацікавлених сторін (частина D5.3) забезпечить ефективне донесення результатів проекту до потрібної аудиторії. Для максимального впливу комерційний потенціал результатів буде оцінено перед публікацією, а всі внески від ЄК будуть належним чином відзначені.</w:t>
      </w:r>
    </w:p>
    <w:p w:rsidR="00000000" w:rsidDel="00000000" w:rsidP="00000000" w:rsidRDefault="00000000" w:rsidRPr="00000000" w14:paraId="00000115">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Крім того, результати та інструменти SMART будуть представлені на чотирьох великих виставках у США, Європі та країнах Близького Сходу та Північної Африки, що ще більше зміцнить базу досліджень та інновацій, сприятиме мобільності талантів та покращить кар'єрні можливості як в академічному, так і в неакадемічному секторах. Завдяки цим зусиллям </w:t>
      </w:r>
      <w:r xmlns:w="http://schemas.openxmlformats.org/wordprocessingml/2006/main" w:rsidDel="00000000" w:rsidR="00000000" w:rsidRPr="00000000">
        <w:rPr>
          <w:rFonts w:ascii="Times New Roman" w:cs="Times New Roman" w:eastAsia="Times New Roman" w:hAnsi="Times New Roman"/>
          <w:b w:val="1"/>
          <w:rtl w:val="0"/>
        </w:rPr>
        <w:t xml:space="preserve">SMART </w:t>
      </w:r>
      <w:r xmlns:w="http://schemas.openxmlformats.org/wordprocessingml/2006/main" w:rsidDel="00000000" w:rsidR="00000000" w:rsidRPr="00000000">
        <w:rPr>
          <w:rFonts w:ascii="Times New Roman" w:cs="Times New Roman" w:eastAsia="Times New Roman" w:hAnsi="Times New Roman"/>
          <w:rtl w:val="0"/>
        </w:rPr>
        <w:t xml:space="preserve">прагне залишити тривалу спадщину знань, інновацій та нарощування потенціалу.</w:t>
      </w:r>
    </w:p>
    <w:p w:rsidR="00000000" w:rsidDel="00000000" w:rsidP="00000000" w:rsidRDefault="00000000" w:rsidRPr="00000000" w14:paraId="00000116">
      <w:pPr xmlns:w="http://schemas.openxmlformats.org/wordprocessingml/2006/main">
        <w:tabs>
          <w:tab w:val="left" w:leader="none" w:pos="1418"/>
        </w:tabs>
        <w:spacing w:after="0" w:line="240" w:lineRule="auto"/>
        <w:jc w:val="both"/>
        <w:rPr>
          <w:rFonts w:ascii="Times New Roman" w:cs="Times New Roman" w:eastAsia="Times New Roman" w:hAnsi="Times New Roman"/>
          <w:sz w:val="10"/>
          <w:szCs w:val="10"/>
        </w:rPr>
      </w:pPr>
      <w:r xmlns:w="http://schemas.openxmlformats.org/wordprocessingml/2006/main"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17">
      <w:pPr xmlns:w="http://schemas.openxmlformats.org/wordprocessingml/2006/main">
        <w:tabs>
          <w:tab w:val="left" w:leader="none" w:pos="1418"/>
        </w:tabs>
        <w:spacing w:after="0" w:line="240" w:lineRule="auto"/>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Таблиця 1: Орієнтовний перелік платформ для поширення досягнень SMART</w:t>
      </w:r>
    </w:p>
    <w:tbl>
      <w:tblPr>
        <w:tblStyle w:val="Table8"/>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13"/>
        <w:gridCol w:w="2824"/>
        <w:tblGridChange w:id="0">
          <w:tblGrid>
            <w:gridCol w:w="6813"/>
            <w:gridCol w:w="2824"/>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18">
            <w:pPr xmlns:w="http://schemas.openxmlformats.org/wordprocessingml/2006/main">
              <w:tabs>
                <w:tab w:val="left" w:leader="none" w:pos="1418"/>
              </w:tabs>
              <w:spacing w:after="0" w:line="240" w:lineRule="auto"/>
              <w:ind w:left="-20" w:firstLine="0"/>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Міжнародні конференції та виставки</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19">
            <w:pPr xmlns:w="http://schemas.openxmlformats.org/wordprocessingml/2006/main">
              <w:tabs>
                <w:tab w:val="left" w:leader="none" w:pos="1418"/>
              </w:tabs>
              <w:spacing w:after="0" w:line="240" w:lineRule="auto"/>
              <w:ind w:left="-20" w:firstLine="0"/>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Наукові журнали</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A">
            <w:pPr xmlns:w="http://schemas.openxmlformats.org/wordprocessingml/2006/main">
              <w:tabs>
                <w:tab w:val="left" w:leader="none" w:pos="1418"/>
              </w:tabs>
              <w:spacing w:after="0" w:line="240" w:lineRule="auto"/>
              <w:rPr>
                <w:rFonts w:ascii="Times New Roman" w:cs="Times New Roman" w:eastAsia="Times New Roman" w:hAnsi="Times New Roman"/>
                <w:highlight w:val="white"/>
              </w:rPr>
            </w:pPr>
            <w:r xmlns:w="http://schemas.openxmlformats.org/wordprocessingml/2006/main" w:rsidDel="00000000" w:rsidR="00000000" w:rsidRPr="00000000">
              <w:rPr>
                <w:rFonts w:ascii="Times New Roman" w:cs="Times New Roman" w:eastAsia="Times New Roman" w:hAnsi="Times New Roman"/>
                <w:highlight w:val="white"/>
                <w:rtl w:val="0"/>
              </w:rPr>
              <w:t xml:space="preserve">Міжнародна конференція з наукової освіти в Капаріці, 2025, 2027, 2029, 2023 рр.</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B">
            <w:pPr xmlns:w="http://schemas.openxmlformats.org/wordprocessingml/2006/main">
              <w:tabs>
                <w:tab w:val="left" w:leader="none" w:pos="1418"/>
              </w:tabs>
              <w:spacing w:after="0" w:line="240" w:lineRule="auto"/>
              <w:rPr>
                <w:rFonts w:ascii="Roboto" w:cs="Roboto" w:eastAsia="Roboto" w:hAnsi="Roboto"/>
                <w:b w:val="1"/>
                <w:color w:val="2d2d2d"/>
                <w:sz w:val="51"/>
                <w:szCs w:val="51"/>
              </w:rPr>
            </w:pPr>
            <w:r xmlns:w="http://schemas.openxmlformats.org/wordprocessingml/2006/main" w:rsidDel="00000000" w:rsidR="00000000" w:rsidRPr="00000000">
              <w:rPr>
                <w:rFonts w:ascii="Times New Roman" w:cs="Times New Roman" w:eastAsia="Times New Roman" w:hAnsi="Times New Roman"/>
                <w:rtl w:val="0"/>
              </w:rPr>
              <w:t xml:space="preserve">Огляд освітніх досліджень</w:t>
            </w:r>
          </w:p>
          <w:p w:rsidR="00000000" w:rsidDel="00000000" w:rsidP="00000000" w:rsidRDefault="00000000" w:rsidRPr="00000000" w14:paraId="0000011C">
            <w:pPr>
              <w:tabs>
                <w:tab w:val="left" w:leader="none" w:pos="1418"/>
              </w:tabs>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25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D">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 </w:t>
            </w:r>
            <w:r xmlns:w="http://schemas.openxmlformats.org/wordprocessingml/2006/main" w:rsidDel="00000000" w:rsidR="00000000" w:rsidRPr="00000000">
              <w:rPr>
                <w:rFonts w:ascii="Times New Roman" w:cs="Times New Roman" w:eastAsia="Times New Roman" w:hAnsi="Times New Roman"/>
                <w:highlight w:val="white"/>
                <w:rtl w:val="0"/>
              </w:rPr>
              <w:t xml:space="preserve">Міжнародна конференція з аналітичної протеоміки в Капаріці 2026, 2028, 2030, 2032</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E">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 </w:t>
            </w:r>
          </w:p>
        </w:tc>
      </w:tr>
      <w:tr>
        <w:trPr>
          <w:cantSplit w:val="0"/>
          <w:trHeight w:val="23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1F">
            <w:pPr xmlns:w="http://schemas.openxmlformats.org/wordprocessingml/2006/main">
              <w:tabs>
                <w:tab w:val="left" w:leader="none" w:pos="1418"/>
              </w:tabs>
              <w:spacing w:after="0" w:line="240" w:lineRule="auto"/>
              <w:rPr>
                <w:rFonts w:ascii="Times New Roman" w:cs="Times New Roman" w:eastAsia="Times New Roman" w:hAnsi="Times New Roman"/>
                <w:highlight w:val="white"/>
              </w:rPr>
            </w:pPr>
            <w:r xmlns:w="http://schemas.openxmlformats.org/wordprocessingml/2006/main" w:rsidDel="00000000" w:rsidR="00000000" w:rsidRPr="00000000">
              <w:rPr>
                <w:rFonts w:ascii="Times New Roman" w:cs="Times New Roman" w:eastAsia="Times New Roman" w:hAnsi="Times New Roman"/>
                <w:highlight w:val="white"/>
                <w:rtl w:val="0"/>
              </w:rPr>
              <w:t xml:space="preserve">Конференції NAFSA.</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0">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Дослідник у галузі освіти</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1">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Європейська конференція з питань освіти</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2">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Міжнародний журнал освітніх технологій у вищій освіті</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3">
            <w:pPr xmlns:w="http://schemas.openxmlformats.org/wordprocessingml/2006/main">
              <w:shd w:fill="fefefe" w:val="clear"/>
              <w:tabs>
                <w:tab w:val="left" w:leader="none" w:pos="1418"/>
              </w:tabs>
              <w:spacing w:after="0" w:line="240" w:lineRule="auto"/>
              <w:rPr>
                <w:rFonts w:ascii="Times New Roman" w:cs="Times New Roman" w:eastAsia="Times New Roman" w:hAnsi="Times New Roman"/>
                <w:b w:val="1"/>
                <w:color w:val="000080"/>
              </w:rPr>
            </w:pPr>
            <w:r xmlns:w="http://schemas.openxmlformats.org/wordprocessingml/2006/main" w:rsidDel="00000000" w:rsidR="00000000" w:rsidRPr="00000000">
              <w:rPr>
                <w:rFonts w:ascii="Times New Roman" w:cs="Times New Roman" w:eastAsia="Times New Roman" w:hAnsi="Times New Roman"/>
                <w:rtl w:val="0"/>
              </w:rPr>
              <w:t xml:space="preserve">Серія Європейської асоціації міжнародної освіти</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4">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Дослідження в галузі наукової освіти</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5">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FENESP-Бразилія</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6">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Таланта</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7">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FETC-США</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8">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Аналітична та біоаналітична хімія</w:t>
            </w:r>
          </w:p>
        </w:tc>
      </w:tr>
    </w:tbl>
    <w:p w:rsidR="00000000" w:rsidDel="00000000" w:rsidP="00000000" w:rsidRDefault="00000000" w:rsidRPr="00000000" w14:paraId="00000129">
      <w:pPr xmlns:w="http://schemas.openxmlformats.org/wordprocessingml/2006/main">
        <w:tabs>
          <w:tab w:val="left" w:leader="none" w:pos="1418"/>
        </w:tabs>
        <w:spacing w:after="0" w:line="240" w:lineRule="auto"/>
        <w:jc w:val="both"/>
        <w:rPr>
          <w:rFonts w:ascii="Times New Roman" w:cs="Times New Roman" w:eastAsia="Times New Roman" w:hAnsi="Times New Roman"/>
          <w:sz w:val="10"/>
          <w:szCs w:val="10"/>
        </w:rPr>
      </w:pPr>
      <w:r xmlns:w="http://schemas.openxmlformats.org/wordprocessingml/2006/main"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2A">
      <w:pPr xmlns:w="http://schemas.openxmlformats.org/wordprocessingml/2006/main">
        <w:tabs>
          <w:tab w:val="left" w:leader="none" w:pos="1418"/>
        </w:tabs>
        <w:spacing w:after="0" w:line="240" w:lineRule="auto"/>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Таблиця 2: Перелік зацікавлених сторін</w:t>
      </w:r>
    </w:p>
    <w:tbl>
      <w:tblPr>
        <w:tblStyle w:val="Table9"/>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8332"/>
        <w:tblGridChange w:id="0">
          <w:tblGrid>
            <w:gridCol w:w="1305"/>
            <w:gridCol w:w="8332"/>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2B">
            <w:pPr xmlns:w="http://schemas.openxmlformats.org/wordprocessingml/2006/main">
              <w:tabs>
                <w:tab w:val="left" w:leader="none" w:pos="1418"/>
              </w:tabs>
              <w:spacing w:after="0" w:line="240" w:lineRule="auto"/>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Групи зацікавлених сторін</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2C">
            <w:pPr xmlns:w="http://schemas.openxmlformats.org/wordprocessingml/2006/main">
              <w:tabs>
                <w:tab w:val="left" w:leader="none" w:pos="1418"/>
              </w:tabs>
              <w:spacing w:after="0" w:line="240" w:lineRule="auto"/>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Визначені суб'єкти</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D">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Урядові установи</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E">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Національні міністерства освіти через департаменти вищої освіти. Національні дослідницькі ради та агентства з інновацій. Міністерства охорони здоров'я та заклади охорони здоров'я. Впровадження проекту SMART на рівні K-12 або в регіональних університетах.</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2F">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Регулятори</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30">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Національні агентства з акредитації та забезпечення якості: </w:t>
            </w:r>
            <w:hyperlink xmlns:w="http://schemas.openxmlformats.org/wordprocessingml/2006/main" xmlns:r="http://schemas.openxmlformats.org/officeDocument/2006/relationships" r:id="rId44">
              <w:r xmlns:w="http://schemas.openxmlformats.org/wordprocessingml/2006/main" w:rsidDel="00000000" w:rsidR="00000000" w:rsidRPr="00000000">
                <w:rPr>
                  <w:rFonts w:ascii="Times New Roman" w:cs="Times New Roman" w:eastAsia="Times New Roman" w:hAnsi="Times New Roman"/>
                  <w:rtl w:val="0"/>
                </w:rPr>
                <w:t xml:space="preserve">https://www.a3es.pt/ </w:t>
              </w:r>
            </w:hyperlink>
            <w:r xmlns:w="http://schemas.openxmlformats.org/wordprocessingml/2006/main" w:rsidDel="00000000" w:rsidR="00000000" w:rsidRPr="00000000">
              <w:rPr>
                <w:rFonts w:ascii="Times New Roman" w:cs="Times New Roman" w:eastAsia="Times New Roman" w:hAnsi="Times New Roman"/>
                <w:rtl w:val="0"/>
              </w:rPr>
              <w:t xml:space="preserve">| </w:t>
            </w:r>
            <w:hyperlink xmlns:w="http://schemas.openxmlformats.org/wordprocessingml/2006/main" xmlns:r="http://schemas.openxmlformats.org/officeDocument/2006/relationships" r:id="rId45">
              <w:r xmlns:w="http://schemas.openxmlformats.org/wordprocessingml/2006/main" w:rsidDel="00000000" w:rsidR="00000000" w:rsidRPr="00000000">
                <w:rPr>
                  <w:rFonts w:ascii="Times New Roman" w:cs="Times New Roman" w:eastAsia="Times New Roman" w:hAnsi="Times New Roman"/>
                  <w:rtl w:val="0"/>
                </w:rPr>
                <w:t xml:space="preserve">https://www.aneca.es </w:t>
              </w:r>
            </w:hyperlink>
            <w:r xmlns:w="http://schemas.openxmlformats.org/wordprocessingml/2006/main" w:rsidDel="00000000" w:rsidR="00000000" w:rsidRPr="00000000">
              <w:rPr>
                <w:rFonts w:ascii="Times New Roman" w:cs="Times New Roman" w:eastAsia="Times New Roman" w:hAnsi="Times New Roman"/>
                <w:rtl w:val="0"/>
              </w:rPr>
              <w:t xml:space="preserve">| </w:t>
            </w:r>
            <w:hyperlink xmlns:w="http://schemas.openxmlformats.org/wordprocessingml/2006/main" xmlns:r="http://schemas.openxmlformats.org/officeDocument/2006/relationships" r:id="rId46">
              <w:r xmlns:w="http://schemas.openxmlformats.org/wordprocessingml/2006/main" w:rsidDel="00000000" w:rsidR="00000000" w:rsidRPr="00000000">
                <w:rPr>
                  <w:rFonts w:ascii="Times New Roman" w:cs="Times New Roman" w:eastAsia="Times New Roman" w:hAnsi="Times New Roman"/>
                  <w:rtl w:val="0"/>
                </w:rPr>
                <w:t xml:space="preserve">https://www.nvao.net/en </w:t>
              </w:r>
            </w:hyperlink>
            <w:r xmlns:w="http://schemas.openxmlformats.org/wordprocessingml/2006/main" w:rsidDel="00000000" w:rsidR="00000000" w:rsidRPr="00000000">
              <w:rPr>
                <w:rFonts w:ascii="Times New Roman" w:cs="Times New Roman" w:eastAsia="Times New Roman" w:hAnsi="Times New Roman"/>
                <w:rtl w:val="0"/>
              </w:rPr>
              <w:t xml:space="preserve">| https://www.qaa.ac.uk</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31">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Наукова спільнота</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32">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Фахівці з STEM-освіти (наука, технології, інженерія, математика). Спільнота аналітичних та біоаналітичних наук. Спільнота біомедичних наук.</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33">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Спільнота новаторів</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134">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highlight w:val="white"/>
                <w:rtl w:val="0"/>
              </w:rPr>
              <w:t xml:space="preserve">Глобальні інноваційні екосистеми, такі як </w:t>
            </w:r>
            <w:r xmlns:w="http://schemas.openxmlformats.org/wordprocessingml/2006/main" w:rsidDel="00000000" w:rsidR="00000000" w:rsidRPr="00000000">
              <w:rPr>
                <w:rFonts w:ascii="Times New Roman" w:cs="Times New Roman" w:eastAsia="Times New Roman" w:hAnsi="Times New Roman"/>
                <w:b w:val="1"/>
                <w:highlight w:val="white"/>
                <w:rtl w:val="0"/>
              </w:rPr>
              <w:t xml:space="preserve">EIT KIC </w:t>
            </w:r>
            <w:r xmlns:w="http://schemas.openxmlformats.org/wordprocessingml/2006/main" w:rsidDel="00000000" w:rsidR="00000000" w:rsidRPr="00000000">
              <w:rPr>
                <w:rFonts w:ascii="Times New Roman" w:cs="Times New Roman" w:eastAsia="Times New Roman" w:hAnsi="Times New Roman"/>
                <w:highlight w:val="white"/>
                <w:rtl w:val="0"/>
              </w:rPr>
              <w:t xml:space="preserve">(наприклад, EIT Health, EIT Raw Materials </w:t>
            </w:r>
            <w:r xmlns:w="http://schemas.openxmlformats.org/wordprocessingml/2006/main" w:rsidDel="00000000" w:rsidR="00000000" w:rsidRPr="00000000">
              <w:rPr>
                <w:rFonts w:ascii="Times New Roman" w:cs="Times New Roman" w:eastAsia="Times New Roman" w:hAnsi="Times New Roman"/>
                <w:rtl w:val="0"/>
              </w:rPr>
              <w:t xml:space="preserve">). Неурядові організації, що працюють над доступністю освіти в недостатньо обслуговуваних районах.</w:t>
            </w:r>
          </w:p>
        </w:tc>
      </w:tr>
    </w:tbl>
    <w:p w:rsidR="00000000" w:rsidDel="00000000" w:rsidP="00000000" w:rsidRDefault="00000000" w:rsidRPr="00000000" w14:paraId="00000135">
      <w:pPr xmlns:w="http://schemas.openxmlformats.org/wordprocessingml/2006/main">
        <w:tabs>
          <w:tab w:val="left" w:leader="none" w:pos="1418"/>
        </w:tabs>
        <w:spacing w:after="0" w:line="240" w:lineRule="auto"/>
        <w:jc w:val="both"/>
        <w:rPr>
          <w:rFonts w:ascii="Times New Roman" w:cs="Times New Roman" w:eastAsia="Times New Roman" w:hAnsi="Times New Roman"/>
          <w:sz w:val="10"/>
          <w:szCs w:val="10"/>
        </w:rPr>
      </w:pPr>
      <w:r xmlns:w="http://schemas.openxmlformats.org/wordprocessingml/2006/main"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36">
      <w:pPr xmlns:w="http://schemas.openxmlformats.org/wordprocessingml/2006/main">
        <w:tabs>
          <w:tab w:val="left" w:leader="none" w:pos="1418"/>
        </w:tabs>
        <w:spacing w:after="0" w:line="240" w:lineRule="auto"/>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2.2.2.2 План комунікації</w:t>
      </w:r>
    </w:p>
    <w:p w:rsidR="00000000" w:rsidDel="00000000" w:rsidP="00000000" w:rsidRDefault="00000000" w:rsidRPr="00000000" w14:paraId="00000137">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За допомогою цілеспрямованих та інклюзивних комунікаційних зусиль, </w:t>
      </w:r>
      <w:r xmlns:w="http://schemas.openxmlformats.org/wordprocessingml/2006/main" w:rsidDel="00000000" w:rsidR="00000000" w:rsidRPr="00000000">
        <w:rPr>
          <w:rFonts w:ascii="Times New Roman" w:cs="Times New Roman" w:eastAsia="Times New Roman" w:hAnsi="Times New Roman"/>
          <w:b w:val="1"/>
          <w:rtl w:val="0"/>
        </w:rPr>
        <w:t xml:space="preserve">SMART </w:t>
      </w:r>
      <w:r xmlns:w="http://schemas.openxmlformats.org/wordprocessingml/2006/main" w:rsidDel="00000000" w:rsidR="00000000" w:rsidRPr="00000000">
        <w:rPr>
          <w:rFonts w:ascii="Times New Roman" w:cs="Times New Roman" w:eastAsia="Times New Roman" w:hAnsi="Times New Roman"/>
          <w:rtl w:val="0"/>
        </w:rPr>
        <w:t xml:space="preserve">прагне підкреслити відчутний вплив досліджень та інновацій, що фінансуються ЄС, на повсякденне життя. Ця стратегія покращує обмін знаннями, зміцнює співпрацю між державним та приватним секторами та підвищує обізнаність про суспільну цінність досліджень.</w:t>
      </w:r>
    </w:p>
    <w:p w:rsidR="00000000" w:rsidDel="00000000" w:rsidP="00000000" w:rsidRDefault="00000000" w:rsidRPr="00000000" w14:paraId="00000138">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У наступній таблиці (Таблиця 3) окреслено комплексний план інформаційно-просвітницької роботи, розроблений для підвищення потенціалу підтримки досліджень та інновацій, сприяння міжсекторальній співпраці та залучення громадськості та зацікавлених сторін. Сильна цифрова присутність та активне використання соціальних мереж підвищать видимість, тоді як інформаційні бюлетені, прес-релізи та інформаційно-просвітницькі матеріали забезпечать постійне інформування про цілі та етапи проекту. Поширення наукових результатів через конференції та публікації сприятиме досконалості досліджень, тоді як семінари та заходи сприятимуть обміну знаннями та співпраці, підтримуючи збалансований потік талантів між секторами та регіонами.</w:t>
      </w:r>
    </w:p>
    <w:p w:rsidR="00000000" w:rsidDel="00000000" w:rsidP="00000000" w:rsidRDefault="00000000" w:rsidRPr="00000000" w14:paraId="00000139">
      <w:pPr xmlns:w="http://schemas.openxmlformats.org/wordprocessingml/2006/main">
        <w:tabs>
          <w:tab w:val="left" w:leader="none" w:pos="1418"/>
        </w:tabs>
        <w:spacing w:after="0" w:line="240" w:lineRule="auto"/>
        <w:jc w:val="both"/>
        <w:rPr>
          <w:rFonts w:ascii="Times New Roman" w:cs="Times New Roman" w:eastAsia="Times New Roman" w:hAnsi="Times New Roman"/>
          <w:sz w:val="10"/>
          <w:szCs w:val="10"/>
        </w:rPr>
      </w:pPr>
      <w:r xmlns:w="http://schemas.openxmlformats.org/wordprocessingml/2006/main"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3A">
      <w:pPr xmlns:w="http://schemas.openxmlformats.org/wordprocessingml/2006/main">
        <w:tabs>
          <w:tab w:val="left" w:leader="none" w:pos="1418"/>
        </w:tabs>
        <w:spacing w:after="0" w:line="240" w:lineRule="auto"/>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Таблиця 3: Інформаційно-просвітницька діяльність</w:t>
      </w:r>
    </w:p>
    <w:tbl>
      <w:tblPr>
        <w:tblStyle w:val="Table10"/>
        <w:tblW w:w="963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8"/>
        <w:gridCol w:w="2624"/>
        <w:gridCol w:w="1297"/>
        <w:gridCol w:w="684"/>
        <w:gridCol w:w="1782"/>
        <w:gridCol w:w="2052"/>
        <w:tblGridChange w:id="0">
          <w:tblGrid>
            <w:gridCol w:w="1198"/>
            <w:gridCol w:w="2624"/>
            <w:gridCol w:w="1297"/>
            <w:gridCol w:w="684"/>
            <w:gridCol w:w="1782"/>
            <w:gridCol w:w="2052"/>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3B">
            <w:pPr xmlns:w="http://schemas.openxmlformats.org/wordprocessingml/2006/main">
              <w:tabs>
                <w:tab w:val="left" w:leader="none" w:pos="1418"/>
              </w:tabs>
              <w:spacing w:after="0" w:line="240" w:lineRule="auto"/>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Активність</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3C">
            <w:pPr xmlns:w="http://schemas.openxmlformats.org/wordprocessingml/2006/main">
              <w:tabs>
                <w:tab w:val="left" w:leader="none" w:pos="1418"/>
              </w:tabs>
              <w:spacing w:after="0" w:line="240" w:lineRule="auto"/>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Опис</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3D">
            <w:pPr xmlns:w="http://schemas.openxmlformats.org/wordprocessingml/2006/main">
              <w:tabs>
                <w:tab w:val="left" w:leader="none" w:pos="1418"/>
              </w:tabs>
              <w:spacing w:after="0" w:line="240" w:lineRule="auto"/>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Час</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3E">
            <w:pPr xmlns:w="http://schemas.openxmlformats.org/wordprocessingml/2006/main">
              <w:tabs>
                <w:tab w:val="left" w:leader="none" w:pos="1418"/>
              </w:tabs>
              <w:spacing w:after="0" w:line="240" w:lineRule="auto"/>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Свинець</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3F">
            <w:pPr xmlns:w="http://schemas.openxmlformats.org/wordprocessingml/2006/main">
              <w:tabs>
                <w:tab w:val="left" w:leader="none" w:pos="1418"/>
              </w:tabs>
              <w:spacing w:after="0" w:line="240" w:lineRule="auto"/>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Метрики</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tcPr>
          <w:p w:rsidR="00000000" w:rsidDel="00000000" w:rsidP="00000000" w:rsidRDefault="00000000" w:rsidRPr="00000000" w14:paraId="00000140">
            <w:pPr xmlns:w="http://schemas.openxmlformats.org/wordprocessingml/2006/main">
              <w:tabs>
                <w:tab w:val="left" w:leader="none" w:pos="1418"/>
              </w:tabs>
              <w:spacing w:after="0" w:line="240" w:lineRule="auto"/>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Цільова аудиторія</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141">
            <w:pPr xmlns:w="http://schemas.openxmlformats.org/wordprocessingml/2006/main">
              <w:tabs>
                <w:tab w:val="left" w:leader="none" w:pos="1418"/>
              </w:tabs>
              <w:spacing w:after="0" w:line="240" w:lineRule="auto"/>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Цифрова присутність</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7">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Вебсайт проекту</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8">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Центральний центр для оновлень та ресурсів SMART.</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9">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Від М3, триває</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A">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B">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&gt;2000 відвідувань/рік</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C">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Широка громадськість, дослідники, зацікавлені сторони</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D">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Соціальні мережі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E">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Слідкуйте за оновленнями на платформах проєкту: X, LinkedIn та Instagram.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4F">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Від М2, триває</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0">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1">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u w:val="single"/>
                <w:rtl w:val="0"/>
              </w:rPr>
              <w:t xml:space="preserve">Підписники: </w:t>
            </w:r>
            <w:r xmlns:w="http://schemas.openxmlformats.org/wordprocessingml/2006/main" w:rsidDel="00000000" w:rsidR="00000000" w:rsidRPr="00000000">
              <w:rPr>
                <w:rFonts w:ascii="Times New Roman" w:cs="Times New Roman" w:eastAsia="Times New Roman" w:hAnsi="Times New Roman"/>
                <w:rtl w:val="0"/>
              </w:rPr>
              <w:t xml:space="preserve">X: 1500; LinkedIn: 800; Instagram: 300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2">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Широка громадськість, промисловість, політики, дослідники</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153">
            <w:pPr xmlns:w="http://schemas.openxmlformats.org/wordprocessingml/2006/main">
              <w:tabs>
                <w:tab w:val="left" w:leader="none" w:pos="1418"/>
              </w:tabs>
              <w:spacing w:after="0" w:line="240" w:lineRule="auto"/>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Інформаційно-просвітницькі матеріали</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9">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Візуальна ідентичність</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A">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Розробка логотипу, фірмового бланка та шаблонів презентацій</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B">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М1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C">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D">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5 шаблонів</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E">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Консорціум, зацікавлені сторони</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5F">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Брошури та листівки</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0">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Розповсюдження детальних візуальних матеріалів про цілі та переваги</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1">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М2, регулярно оновлюється</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2">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3">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2 флаєри, 2 згорнуті рекламні матеріали, 2 постери</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4">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Промисловість, політики, громадськість, дослідники</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165">
            <w:pPr xmlns:w="http://schemas.openxmlformats.org/wordprocessingml/2006/main">
              <w:tabs>
                <w:tab w:val="left" w:leader="none" w:pos="1418"/>
              </w:tabs>
              <w:spacing w:after="0" w:line="240" w:lineRule="auto"/>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Залучення до контенту</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B">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Інформаційні бюлетені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C">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Розповсюдження електронних оновлень серед зацікавлених сторін</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D">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Щорічно</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E">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6F">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4/рік, &gt;200 підписників</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0">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Промисловість, політики, дослідники, громадськість</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1">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Прес-релізи</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2">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Висвітлення важливих подій для ЗМІ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3">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На важливих етапах</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4">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Усі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5">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&gt;5 релізів</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6">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ЗМІ, широка громадськість, промисловість, політики</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177">
            <w:pPr xmlns:w="http://schemas.openxmlformats.org/wordprocessingml/2006/main">
              <w:tabs>
                <w:tab w:val="left" w:leader="none" w:pos="1418"/>
              </w:tabs>
              <w:spacing w:after="0" w:line="240" w:lineRule="auto"/>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Наукова комунікація</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D">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Конференції</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E">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Обмін висновками з науковою спільнотою</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7F">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Після результатів дослідження</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0">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Усі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1">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20 презентацій</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2">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Дослідники, галузеві експерти, політики</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3">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Публікації</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4">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Публікація результатів у наукових журналах</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5">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Після результатів дослідження</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6">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Усі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7">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4 публікації</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8">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Дослідники, науковці</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tcPr>
          <w:p w:rsidR="00000000" w:rsidDel="00000000" w:rsidP="00000000" w:rsidRDefault="00000000" w:rsidRPr="00000000" w14:paraId="00000189">
            <w:pPr xmlns:w="http://schemas.openxmlformats.org/wordprocessingml/2006/main">
              <w:tabs>
                <w:tab w:val="left" w:leader="none" w:pos="1418"/>
              </w:tabs>
              <w:spacing w:after="0" w:line="240" w:lineRule="auto"/>
              <w:jc w:val="center"/>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Події</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8F">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Майстер-класи</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0">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Просування SMART та сприяння співпраці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1">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Щорічно</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2">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Усі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3">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6 семінарів</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4">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Дослідники, промисловість, політики, громадськість</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5">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Зустріч</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6">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Регіональні інноваційні заходи (Регіональна конференція)</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7">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М36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8">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Усі</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9">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1 семінар</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A">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Регіональні зацікавлені сторони, дослідники, політики</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B">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Заключна конференція</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C">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Заключний захід для обміну результатами та покращення взаємодії із зацікавленими сторонами</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D">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М46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E">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НКУА</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9F">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1 конференція</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tcPr>
          <w:p w:rsidR="00000000" w:rsidDel="00000000" w:rsidP="00000000" w:rsidRDefault="00000000" w:rsidRPr="00000000" w14:paraId="000001A0">
            <w:pPr xmlns:w="http://schemas.openxmlformats.org/wordprocessingml/2006/main">
              <w:tabs>
                <w:tab w:val="left" w:leader="none" w:pos="1418"/>
              </w:tabs>
              <w:spacing w:after="0" w:line="240" w:lineRule="auto"/>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Дослідники, політики, промисловість, широка громадськість</w:t>
            </w:r>
          </w:p>
        </w:tc>
      </w:tr>
    </w:tbl>
    <w:p w:rsidR="00000000" w:rsidDel="00000000" w:rsidP="00000000" w:rsidRDefault="00000000" w:rsidRPr="00000000" w14:paraId="000001A1">
      <w:pPr xmlns:w="http://schemas.openxmlformats.org/wordprocessingml/2006/main">
        <w:tabs>
          <w:tab w:val="left" w:leader="none" w:pos="1418"/>
        </w:tabs>
        <w:spacing w:after="0" w:line="240" w:lineRule="auto"/>
        <w:jc w:val="both"/>
        <w:rPr>
          <w:rFonts w:ascii="Times New Roman" w:cs="Times New Roman" w:eastAsia="Times New Roman" w:hAnsi="Times New Roman"/>
          <w:sz w:val="10"/>
          <w:szCs w:val="10"/>
        </w:rPr>
      </w:pPr>
      <w:r xmlns:w="http://schemas.openxmlformats.org/wordprocessingml/2006/main"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A2">
      <w:pPr xmlns:w="http://schemas.openxmlformats.org/wordprocessingml/2006/main">
        <w:tabs>
          <w:tab w:val="left" w:leader="none" w:pos="1418"/>
        </w:tabs>
        <w:spacing w:after="0" w:line="240" w:lineRule="auto"/>
        <w:jc w:val="both"/>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rtl w:val="0"/>
        </w:rPr>
        <w:t xml:space="preserve">2.2.2.3 Заходи з мережевого спілкування та навчання</w:t>
      </w:r>
    </w:p>
    <w:p w:rsidR="00000000" w:rsidDel="00000000" w:rsidP="00000000" w:rsidRDefault="00000000" w:rsidRPr="00000000" w14:paraId="000001A3">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Заходи з нетворкінгу та навчання SMART зосереджені на покращенні працевлаштування та сумісності кар'єрних можливостей, особливо в країнах, що охоплюють розширення кола кандидатів. Ці заходи сприяють міжсекторальній співпраці та підвищенню кваліфікації дослідників, новаторів та співробітників у сфері досліджень та інновацій в академічному та неакадемічному секторах. Структуровані заходи з нетворкінгу, включаючи семінари, конференції та сесії з пошуку партнерів, дозволяють зацікавленим сторонам з академічних кіл та промисловості обмінюватися знаннями, долати галузеві бар'єри та сприяти «циркуляції мізків» для зміцнення міжсекторальних зв'язків.</w:t>
      </w:r>
    </w:p>
    <w:p w:rsidR="00000000" w:rsidDel="00000000" w:rsidP="00000000" w:rsidRDefault="00000000" w:rsidRPr="00000000" w14:paraId="000001A4">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ChatGPT</w:t>
      </w:r>
    </w:p>
    <w:p w:rsidR="00000000" w:rsidDel="00000000" w:rsidP="00000000" w:rsidRDefault="00000000" w:rsidRPr="00000000" w14:paraId="000001A5">
      <w:pPr xmlns:w="http://schemas.openxmlformats.org/wordprocessingml/2006/main">
        <w:tabs>
          <w:tab w:val="left" w:leader="none" w:pos="1418"/>
        </w:tabs>
        <w:spacing w:after="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Навчальні модулі SMART будуть зосереджені на підприємництві, оснащенні фахівців з досліджень та інновацій навичками для різноманітних кар'єрних шляхів та підвищенні можливостей працевлаштування. Адміністративний, управлінський та технічний персонал також пройде навчання з управління дослідженнями, валоризації знань та експлуатації інфраструктури, що підвищить організаційний потенціал. Проєкт використовуватиме дослідницькі ініціативи ЄС, включаючи програму COST PERMEDIK, для поширення та набору персоналу, сприяння синергії та розширення застосування інноваційних підходів SMART.</w:t>
      </w:r>
    </w:p>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sz w:val="24"/>
          <w:szCs w:val="24"/>
          <w:u w:val="single"/>
        </w:rPr>
      </w:pPr>
      <w:r xmlns:w="http://schemas.openxmlformats.org/wordprocessingml/2006/main" w:rsidDel="00000000" w:rsidR="00000000" w:rsidRPr="00000000">
        <w:rPr>
          <w:rFonts w:ascii="Times New Roman" w:cs="Times New Roman" w:eastAsia="Times New Roman" w:hAnsi="Times New Roman"/>
          <w:color w:val="333333"/>
          <w:sz w:val="24"/>
          <w:szCs w:val="24"/>
          <w:u w:val="single"/>
          <w:rtl w:val="0"/>
        </w:rPr>
        <w:t xml:space="preserve">Розділ 3: ЯКІСТЬ ТА ЕФЕКТИВНІСТЬ РЕАЛІЗАЦІЇ (максимум 12 сторінок)</w:t>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A9">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b w:val="1"/>
        </w:rPr>
      </w:pPr>
      <w:r xmlns:w="http://schemas.openxmlformats.org/wordprocessingml/2006/main" w:rsidDel="00000000" w:rsidR="00000000" w:rsidRPr="00000000">
        <w:rPr>
          <w:rFonts w:ascii="Times New Roman" w:cs="Times New Roman" w:eastAsia="Times New Roman" w:hAnsi="Times New Roman"/>
          <w:b w:val="1"/>
          <w:color w:val="333333"/>
          <w:rtl w:val="0"/>
        </w:rPr>
        <w:t xml:space="preserve">3.1 Будь ласка, надайте наступне (максимум 7 сторінок/21 000 символів)</w:t>
      </w:r>
    </w:p>
    <w:p w:rsidR="00000000" w:rsidDel="00000000" w:rsidP="00000000" w:rsidRDefault="00000000" w:rsidRPr="00000000" w14:paraId="000001AA">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Робочий план проєкту структуровано у три фази: створення та пілотне впровадження (2025), розширення та посилення впливу (2026), а також інституціоналізація та глобальна інформаційно-просвітницька робота (2027) – що забезпечує прогресивний та масштабований підхід до досягнення цілей. Діаграма Ганта представлена нижче.</w:t>
      </w:r>
    </w:p>
    <w:p w:rsidR="00000000" w:rsidDel="00000000" w:rsidP="00000000" w:rsidRDefault="00000000" w:rsidRPr="00000000" w14:paraId="000001AB">
      <w:pPr>
        <w:tabs>
          <w:tab w:val="left" w:leader="none" w:pos="1418"/>
        </w:tabs>
        <w:spacing w:after="0" w:before="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AC">
      <w:pPr>
        <w:tabs>
          <w:tab w:val="left" w:leader="none" w:pos="1418"/>
        </w:tabs>
        <w:spacing w:after="0" w:before="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114300" distT="114300" distL="114300" distR="114300">
            <wp:extent cx="6119820" cy="2692400"/>
            <wp:effectExtent b="0" l="0" r="0" t="0"/>
            <wp:docPr id="20"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611982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xmlns:w="http://schemas.openxmlformats.org/wordprocessingml/2006/main">
        <w:tabs>
          <w:tab w:val="left" w:leader="none" w:pos="1418"/>
        </w:tabs>
        <w:spacing w:after="0" w:before="0" w:lineRule="auto"/>
        <w:jc w:val="both"/>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sz w:val="20"/>
          <w:szCs w:val="20"/>
          <w:rtl w:val="0"/>
        </w:rPr>
        <w:t xml:space="preserve">Діаграма SMART PERT</w:t>
      </w:r>
    </w:p>
    <w:p w:rsidR="00000000" w:rsidDel="00000000" w:rsidP="00000000" w:rsidRDefault="00000000" w:rsidRPr="00000000" w14:paraId="000001AE">
      <w:pPr xmlns:w="http://schemas.openxmlformats.org/wordprocessingml/2006/main">
        <w:tabs>
          <w:tab w:val="left" w:leader="none" w:pos="1418"/>
        </w:tabs>
        <w:spacing w:after="0" w:before="0" w:lineRule="auto"/>
        <w:jc w:val="both"/>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Робочий пакет 1</w:t>
      </w:r>
      <w:r xmlns:w="http://schemas.openxmlformats.org/wordprocessingml/2006/main" w:rsidDel="00000000" w:rsidR="00000000" w:rsidRPr="00000000">
        <w:rPr>
          <w:rFonts w:ascii="Times New Roman" w:cs="Times New Roman" w:eastAsia="Times New Roman" w:hAnsi="Times New Roman"/>
          <w:color w:val="000000"/>
          <w:rtl w:val="0"/>
        </w:rPr>
        <w:t xml:space="preserve">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(Фаза 1):</w:t>
      </w:r>
      <w:r xmlns:w="http://schemas.openxmlformats.org/wordprocessingml/2006/main" w:rsidDel="00000000" w:rsidR="00000000" w:rsidRPr="00000000">
        <w:rPr>
          <w:rFonts w:ascii="Times New Roman" w:cs="Times New Roman" w:eastAsia="Times New Roman" w:hAnsi="Times New Roman"/>
          <w:color w:val="000000"/>
          <w:rtl w:val="0"/>
        </w:rPr>
        <w:t xml:space="preserve">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Фонд та пілотне впровадження (2025-2026) </w:t>
      </w:r>
      <w:r xmlns:w="http://schemas.openxmlformats.org/wordprocessingml/2006/main" w:rsidDel="00000000" w:rsidR="00000000" w:rsidRPr="00000000">
        <w:rPr>
          <w:rFonts w:ascii="Times New Roman" w:cs="Times New Roman" w:eastAsia="Times New Roman" w:hAnsi="Times New Roman"/>
          <w:color w:val="000000"/>
          <w:rtl w:val="0"/>
        </w:rPr>
        <w:t xml:space="preserve">зосереджені на завершенні розробки пристрою «Освіта доктора Віди» та його інтеграції в пілотні навчальні програми установ-бенефіціарів, охоплюючи 500 студентів.</w:t>
      </w:r>
    </w:p>
    <w:p w:rsidR="00000000" w:rsidDel="00000000" w:rsidP="00000000" w:rsidRDefault="00000000" w:rsidRPr="00000000" w14:paraId="000001AF">
      <w:pPr xmlns:w="http://schemas.openxmlformats.org/wordprocessingml/2006/main">
        <w:tabs>
          <w:tab w:val="left" w:leader="none" w:pos="1418"/>
        </w:tabs>
        <w:spacing w:after="0" w:lineRule="auto"/>
        <w:jc w:val="both"/>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1.1:</w:t>
      </w:r>
      <w:r xmlns:w="http://schemas.openxmlformats.org/wordprocessingml/2006/main" w:rsidDel="00000000" w:rsidR="00000000" w:rsidRPr="00000000">
        <w:rPr>
          <w:rFonts w:ascii="Times New Roman" w:cs="Times New Roman" w:eastAsia="Times New Roman" w:hAnsi="Times New Roman"/>
          <w:color w:val="000000"/>
          <w:rtl w:val="0"/>
        </w:rPr>
        <w:t xml:space="preserve"> </w:t>
      </w:r>
      <w:r xmlns:w="http://schemas.openxmlformats.org/wordprocessingml/2006/main" w:rsidDel="00000000" w:rsidR="00000000" w:rsidRPr="00000000">
        <w:rPr>
          <w:rFonts w:ascii="Times New Roman" w:cs="Times New Roman" w:eastAsia="Times New Roman" w:hAnsi="Times New Roman"/>
          <w:color w:val="000000"/>
          <w:sz w:val="20"/>
          <w:szCs w:val="20"/>
          <w:rtl w:val="0"/>
        </w:rPr>
        <w:t xml:space="preserve">передбачає завершення розробки пристрою та переосмислення трьох лабораторних практик, що відповідають </w:t>
      </w:r>
      <w:r xmlns:w="http://schemas.openxmlformats.org/wordprocessingml/2006/main" w:rsidDel="00000000" w:rsidR="00000000" w:rsidRPr="00000000">
        <w:rPr>
          <w:rFonts w:ascii="Times New Roman" w:cs="Times New Roman" w:eastAsia="Times New Roman" w:hAnsi="Times New Roman"/>
          <w:color w:val="000000"/>
          <w:rtl w:val="0"/>
        </w:rPr>
        <w:t xml:space="preserve">концепції аналітичного мінімалізму. Ці практики включають кількісне визначення загального білка в сечі, екстракцію та аналіз дитіокарбамату в харчових продуктах, а також ПЛР-діагностику для громадського здоров'я, забезпечуючи широкий теоретичний та міждисциплінарний підхід, що пов'язує (біо)інформатику, (біо)хімію, навколишнє середовище, фармацію та медицину. Результати цього завдання включають остаточний прототип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(D.1.1.1 </w:t>
      </w:r>
      <w:r xmlns:w="http://schemas.openxmlformats.org/wordprocessingml/2006/main" w:rsidDel="00000000" w:rsidR="00000000" w:rsidRPr="00000000">
        <w:rPr>
          <w:rFonts w:ascii="Times New Roman" w:cs="Times New Roman" w:eastAsia="Times New Roman" w:hAnsi="Times New Roman"/>
          <w:color w:val="000000"/>
          <w:rtl w:val="0"/>
        </w:rPr>
        <w:t xml:space="preserve">) та впровадження трьох лабораторних практик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(D.1.1.2, D.1.1.3 та D.1.1.4).</w:t>
      </w:r>
    </w:p>
    <w:p w:rsidR="00000000" w:rsidDel="00000000" w:rsidP="00000000" w:rsidRDefault="00000000" w:rsidRPr="00000000" w14:paraId="000001B0">
      <w:pPr xmlns:w="http://schemas.openxmlformats.org/wordprocessingml/2006/main">
        <w:tabs>
          <w:tab w:val="left" w:leader="none" w:pos="1418"/>
        </w:tabs>
        <w:spacing w:after="0" w:lineRule="auto"/>
        <w:jc w:val="both"/>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1.2: </w:t>
      </w:r>
      <w:r xmlns:w="http://schemas.openxmlformats.org/wordprocessingml/2006/main" w:rsidDel="00000000" w:rsidR="00000000" w:rsidRPr="00000000">
        <w:rPr>
          <w:rFonts w:ascii="Times New Roman" w:cs="Times New Roman" w:eastAsia="Times New Roman" w:hAnsi="Times New Roman"/>
          <w:color w:val="000000"/>
          <w:rtl w:val="0"/>
        </w:rPr>
        <w:t xml:space="preserve">Фокуси</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 </w:t>
      </w:r>
      <w:r xmlns:w="http://schemas.openxmlformats.org/wordprocessingml/2006/main" w:rsidDel="00000000" w:rsidR="00000000" w:rsidRPr="00000000">
        <w:rPr>
          <w:rFonts w:ascii="Times New Roman" w:cs="Times New Roman" w:eastAsia="Times New Roman" w:hAnsi="Times New Roman"/>
          <w:color w:val="000000"/>
          <w:rtl w:val="0"/>
        </w:rPr>
        <w:t xml:space="preserve">з тестування та перевірки цих практик на практичних заняттях, орієнтованих на 500 студентів у чотирьох установах-бенефіціарах. Для оцінки успішності студентів у всіх проектах та установах буде проведено статистичний аналіз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(D.1.2.1) </w:t>
      </w:r>
      <w:r xmlns:w="http://schemas.openxmlformats.org/wordprocessingml/2006/main" w:rsidDel="00000000" w:rsidR="00000000" w:rsidRPr="00000000">
        <w:rPr>
          <w:rFonts w:ascii="Times New Roman" w:cs="Times New Roman" w:eastAsia="Times New Roman" w:hAnsi="Times New Roman"/>
          <w:color w:val="000000"/>
          <w:rtl w:val="0"/>
        </w:rPr>
        <w:t xml:space="preserve">. Методи включають описову статистику, дисперсійний аналіз (ANOVA), регресійні моделі та машинне навчання для виявлення закономірностей та предикторів ефективності. Ця комплексна структура оцінить вплив пристрою на результати навчання та надасть інформацію на основі даних для вдосконалення освітніх практик, забезпечуючи успіх пілотної фази та закладаючи основу для ширшого впровадження.</w:t>
      </w:r>
    </w:p>
    <w:p w:rsidR="00000000" w:rsidDel="00000000" w:rsidP="00000000" w:rsidRDefault="00000000" w:rsidRPr="00000000" w14:paraId="000001B1">
      <w:pPr xmlns:w="http://schemas.openxmlformats.org/wordprocessingml/2006/main">
        <w:tabs>
          <w:tab w:val="left" w:leader="none" w:pos="1418"/>
        </w:tabs>
        <w:spacing w:after="0" w:lineRule="auto"/>
        <w:jc w:val="both"/>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1.3: </w:t>
      </w:r>
      <w:r xmlns:w="http://schemas.openxmlformats.org/wordprocessingml/2006/main" w:rsidDel="00000000" w:rsidR="00000000" w:rsidRPr="00000000">
        <w:rPr>
          <w:rFonts w:ascii="Times New Roman" w:cs="Times New Roman" w:eastAsia="Times New Roman" w:hAnsi="Times New Roman"/>
          <w:color w:val="000000"/>
          <w:rtl w:val="0"/>
        </w:rPr>
        <w:t xml:space="preserve">Поширити (i) освітній проект Dr. Vida через міжнародні семінари та конференції, організовані UNL-Bioscope в Капаріці-Лісабоні (п'ять різних тематичних </w:t>
      </w:r>
      <w:hyperlink xmlns:w="http://schemas.openxmlformats.org/wordprocessingml/2006/main" xmlns:r="http://schemas.openxmlformats.org/officeDocument/2006/relationships" r:id="rId48">
        <w:r xmlns:w="http://schemas.openxmlformats.org/wordprocessingml/2006/main" w:rsidDel="00000000" w:rsidR="00000000" w:rsidRPr="00000000">
          <w:rPr>
            <w:rFonts w:ascii="Times New Roman" w:cs="Times New Roman" w:eastAsia="Times New Roman" w:hAnsi="Times New Roman"/>
            <w:color w:val="000000"/>
            <w:rtl w:val="0"/>
          </w:rPr>
          <w:t xml:space="preserve">конференцій </w:t>
        </w:r>
      </w:hyperlink>
      <w:r xmlns:w="http://schemas.openxmlformats.org/wordprocessingml/2006/main" w:rsidDel="00000000" w:rsidR="00000000" w:rsidRPr="00000000">
        <w:rPr>
          <w:rFonts w:ascii="Times New Roman" w:cs="Times New Roman" w:eastAsia="Times New Roman" w:hAnsi="Times New Roman"/>
          <w:color w:val="000000"/>
          <w:rtl w:val="0"/>
        </w:rPr>
        <w:t xml:space="preserve">щорічно).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(D.1.3.1)</w:t>
      </w:r>
    </w:p>
    <w:p w:rsidR="00000000" w:rsidDel="00000000" w:rsidP="00000000" w:rsidRDefault="00000000" w:rsidRPr="00000000" w14:paraId="000001B2">
      <w:pPr xmlns:w="http://schemas.openxmlformats.org/wordprocessingml/2006/main">
        <w:tabs>
          <w:tab w:val="left" w:leader="none" w:pos="1418"/>
        </w:tabs>
        <w:spacing w:after="0" w:lineRule="auto"/>
        <w:jc w:val="both"/>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1.4: </w:t>
      </w:r>
      <w:r xmlns:w="http://schemas.openxmlformats.org/wordprocessingml/2006/main" w:rsidDel="00000000" w:rsidR="00000000" w:rsidRPr="00000000">
        <w:rPr>
          <w:rFonts w:ascii="Times New Roman" w:cs="Times New Roman" w:eastAsia="Times New Roman" w:hAnsi="Times New Roman"/>
          <w:color w:val="000000"/>
          <w:rtl w:val="0"/>
        </w:rPr>
        <w:t xml:space="preserve">Створення стартапу SMARTUP з пристроєм Dr. Vida Education знаменує собою трансформаційний крок у модернізації освіти. Результат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D.1.4.1 </w:t>
      </w:r>
      <w:r xmlns:w="http://schemas.openxmlformats.org/wordprocessingml/2006/main" w:rsidDel="00000000" w:rsidR="00000000" w:rsidRPr="00000000">
        <w:rPr>
          <w:rFonts w:ascii="Times New Roman" w:cs="Times New Roman" w:eastAsia="Times New Roman" w:hAnsi="Times New Roman"/>
          <w:color w:val="000000"/>
          <w:rtl w:val="0"/>
        </w:rPr>
        <w:t xml:space="preserve">зосереджений на створенні інноваційного, масштабованого та адаптивного інструменту для інтеграції персоналізованого навчання, залучення студентів та цифрових рішень на різних рівнях освіти. Залучений доктор філософії керуватиме дослідженнями та розробками, оцінюватиме ефективність пристрою та забезпечуватиме його відповідність освітнім практикам, що базуються на доказах. Його робота включає вдосконалення на основі даних, інтеграцію навчальних програм, розробку інтелектуальної власності та глобальну мережу, щоб позиціонувати SMARTUP як лідера в освітніх технологіях. Після 2030 року доктор філософії та бенефіціари будуть стимулювати міжнародну експансію, використовуючи угоду між Європою та Меркосур.</w:t>
      </w:r>
    </w:p>
    <w:p w:rsidR="00000000" w:rsidDel="00000000" w:rsidP="00000000" w:rsidRDefault="00000000" w:rsidRPr="00000000" w14:paraId="000001B3">
      <w:pPr>
        <w:tabs>
          <w:tab w:val="left" w:leader="none" w:pos="1418"/>
        </w:tabs>
        <w:spacing w:after="0" w:lineRule="auto"/>
        <w:ind w:left="1080" w:hanging="360"/>
        <w:jc w:val="both"/>
        <w:rPr>
          <w:rFonts w:ascii="Times New Roman" w:cs="Times New Roman" w:eastAsia="Times New Roman" w:hAnsi="Times New Roman"/>
          <w:color w:val="808080"/>
          <w:u w:val="single"/>
        </w:rPr>
      </w:pPr>
      <w:r w:rsidDel="00000000" w:rsidR="00000000" w:rsidRPr="00000000">
        <w:rPr>
          <w:rtl w:val="0"/>
        </w:rPr>
      </w:r>
    </w:p>
    <w:p w:rsidR="00000000" w:rsidDel="00000000" w:rsidP="00000000" w:rsidRDefault="00000000" w:rsidRPr="00000000" w14:paraId="000001B4">
      <w:pPr xmlns:w="http://schemas.openxmlformats.org/wordprocessingml/2006/main">
        <w:tabs>
          <w:tab w:val="left" w:leader="none" w:pos="1418"/>
        </w:tabs>
        <w:spacing w:after="0" w:lineRule="auto"/>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Робочий пакет 2 (Фаза 2A): Розширення та посилення впливу (2026-2027)</w:t>
      </w:r>
    </w:p>
    <w:p w:rsidR="00000000" w:rsidDel="00000000" w:rsidP="00000000" w:rsidRDefault="00000000" w:rsidRPr="00000000" w14:paraId="000001B5">
      <w:pPr xmlns:w="http://schemas.openxmlformats.org/wordprocessingml/2006/main">
        <w:tabs>
          <w:tab w:val="left" w:leader="none" w:pos="1418"/>
        </w:tabs>
        <w:spacing w:after="0" w:lineRule="auto"/>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Другий етап масштабує впровадження освітнього підходу Dr. Vida до 20 вищих навчальних закладів, охоплюючи 2000 студентів та 20 викладачів. Кожен бенефіціар залучить до проєкту п'ять національних партнерів з вищих навчальних закладів, щонайменше 1 викладач та 100 студентів на кожен вищий навчальний заклад (загалом 2400 студентів, бенефіціарів вищих навчальних закладів + партнерів).</w:t>
      </w:r>
    </w:p>
    <w:p w:rsidR="00000000" w:rsidDel="00000000" w:rsidP="00000000" w:rsidRDefault="00000000" w:rsidRPr="00000000" w14:paraId="000001B6">
      <w:pPr xmlns:w="http://schemas.openxmlformats.org/wordprocessingml/2006/main">
        <w:tabs>
          <w:tab w:val="left" w:leader="none" w:pos="1418"/>
        </w:tabs>
        <w:spacing w:after="0" w:lineRule="auto"/>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Ключові види діяльності включають:</w:t>
      </w:r>
    </w:p>
    <w:p w:rsidR="00000000" w:rsidDel="00000000" w:rsidP="00000000" w:rsidRDefault="00000000" w:rsidRPr="00000000" w14:paraId="000001B7">
      <w:pPr xmlns:w="http://schemas.openxmlformats.org/wordprocessingml/2006/main">
        <w:tabs>
          <w:tab w:val="left" w:leader="none" w:pos="1418"/>
        </w:tabs>
        <w:spacing w:after="0" w:lineRule="auto"/>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2.1: </w:t>
      </w:r>
      <w:r xmlns:w="http://schemas.openxmlformats.org/wordprocessingml/2006/main" w:rsidDel="00000000" w:rsidR="00000000" w:rsidRPr="00000000">
        <w:rPr>
          <w:rFonts w:ascii="Times New Roman" w:cs="Times New Roman" w:eastAsia="Times New Roman" w:hAnsi="Times New Roman"/>
          <w:color w:val="000000"/>
          <w:rtl w:val="0"/>
        </w:rPr>
        <w:t xml:space="preserve">Залучення загалом 20 ВНЗ та загалом 20 викладачів. Ці викладачі пройдуть навчання в лабораторіях відповідних національних бенефіціарів. (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D.2.1)</w:t>
      </w:r>
    </w:p>
    <w:p w:rsidR="00000000" w:rsidDel="00000000" w:rsidP="00000000" w:rsidRDefault="00000000" w:rsidRPr="00000000" w14:paraId="000001B8">
      <w:pPr xmlns:w="http://schemas.openxmlformats.org/wordprocessingml/2006/main">
        <w:tabs>
          <w:tab w:val="left" w:leader="none" w:pos="1418"/>
        </w:tabs>
        <w:spacing w:after="0" w:lineRule="auto"/>
        <w:jc w:val="both"/>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2.2: </w:t>
      </w:r>
      <w:r xmlns:w="http://schemas.openxmlformats.org/wordprocessingml/2006/main" w:rsidDel="00000000" w:rsidR="00000000" w:rsidRPr="00000000">
        <w:rPr>
          <w:rFonts w:ascii="Times New Roman" w:cs="Times New Roman" w:eastAsia="Times New Roman" w:hAnsi="Times New Roman"/>
          <w:color w:val="000000"/>
          <w:rtl w:val="0"/>
        </w:rPr>
        <w:t xml:space="preserve">Запуск інноваційних навчальних таборів має на меті навчити 160 викладачів по всій Європі з 2027 по 2030 рік, пропонуючи чотири навчальні табори щорічно (загалом 16, триденний кожен, мінімум 10 учасників у кожному). Ці захопливі програми надають вчителям навички інтеграції пристрою Dr. Vida Education та сучасних методів навчання, підвищуючи залученість учнів та персоналізоване навчання. Навчальна програма охоплює інноваційну педагогіку, впровадження технологій та практичне застосування, сприяючи розвитку мережі викладачів як амбасадорів Dr. Vida Education. Це забезпечує масштабованість та сталий розвиток шляхом впровадження цих інструментів у повсякденне навчання, поєднуючи традиційну та сучасну освіту для досягнення тривалого впливу. (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D2.2.1)</w:t>
      </w:r>
    </w:p>
    <w:p w:rsidR="00000000" w:rsidDel="00000000" w:rsidP="00000000" w:rsidRDefault="00000000" w:rsidRPr="00000000" w14:paraId="000001B9">
      <w:pPr xmlns:w="http://schemas.openxmlformats.org/wordprocessingml/2006/main">
        <w:tabs>
          <w:tab w:val="left" w:leader="none" w:pos="1418"/>
        </w:tabs>
        <w:spacing w:after="0" w:lineRule="auto"/>
        <w:jc w:val="both"/>
        <w:rPr>
          <w:rFonts w:ascii="Times New Roman" w:cs="Times New Roman" w:eastAsia="Times New Roman" w:hAnsi="Times New Roman"/>
          <w:b w:val="1"/>
          <w:color w:val="000000"/>
          <w:sz w:val="20"/>
          <w:szCs w:val="20"/>
          <w:u w:val="single"/>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2.3:</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 </w:t>
      </w:r>
      <w:r xmlns:w="http://schemas.openxmlformats.org/wordprocessingml/2006/main" w:rsidDel="00000000" w:rsidR="00000000" w:rsidRPr="00000000">
        <w:rPr>
          <w:rFonts w:ascii="Times New Roman" w:cs="Times New Roman" w:eastAsia="Times New Roman" w:hAnsi="Times New Roman"/>
          <w:color w:val="000000"/>
          <w:rtl w:val="0"/>
        </w:rPr>
        <w:t xml:space="preserve">Розробка веб-інструментів на веб-сторінці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SMARTUPDrVIDAEDUCATION </w:t>
      </w:r>
      <w:r xmlns:w="http://schemas.openxmlformats.org/wordprocessingml/2006/main" w:rsidDel="00000000" w:rsidR="00000000" w:rsidRPr="00000000">
        <w:rPr>
          <w:rFonts w:ascii="Times New Roman" w:cs="Times New Roman" w:eastAsia="Times New Roman" w:hAnsi="Times New Roman"/>
          <w:color w:val="000000"/>
          <w:rtl w:val="0"/>
        </w:rPr>
        <w:t xml:space="preserve">, щоб практики, розроблені в рамках першого робочого пакету, та результати статистики були доступні для освітніх установ.</w:t>
      </w:r>
    </w:p>
    <w:p w:rsidR="00000000" w:rsidDel="00000000" w:rsidP="00000000" w:rsidRDefault="00000000" w:rsidRPr="00000000" w14:paraId="000001BA">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BB">
      <w:pPr xmlns:w="http://schemas.openxmlformats.org/wordprocessingml/2006/main">
        <w:tabs>
          <w:tab w:val="left" w:leader="none" w:pos="1418"/>
        </w:tabs>
        <w:spacing w:after="0" w:lineRule="auto"/>
        <w:jc w:val="both"/>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Робочий пакет 3: Розповсюдження, інформаційно-просвітницька робота та використання</w:t>
      </w:r>
    </w:p>
    <w:p w:rsidR="00000000" w:rsidDel="00000000" w:rsidP="00000000" w:rsidRDefault="00000000" w:rsidRPr="00000000" w14:paraId="000001BC">
      <w:pPr xmlns:w="http://schemas.openxmlformats.org/wordprocessingml/2006/main">
        <w:tabs>
          <w:tab w:val="left" w:leader="none" w:pos="1418"/>
        </w:tabs>
        <w:spacing w:after="0" w:lineRule="auto"/>
        <w:jc w:val="both"/>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3.1:</w:t>
      </w:r>
      <w:r xmlns:w="http://schemas.openxmlformats.org/wordprocessingml/2006/main" w:rsidDel="00000000" w:rsidR="00000000" w:rsidRPr="00000000">
        <w:rPr>
          <w:rFonts w:ascii="Times New Roman" w:cs="Times New Roman" w:eastAsia="Times New Roman" w:hAnsi="Times New Roman"/>
          <w:color w:val="000000"/>
          <w:rtl w:val="0"/>
        </w:rPr>
        <w:t xml:space="preserve">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План поширення інформації для охоплення наукової спільноти та визначених зацікавлених сторін. </w:t>
      </w:r>
      <w:r xmlns:w="http://schemas.openxmlformats.org/wordprocessingml/2006/main" w:rsidDel="00000000" w:rsidR="00000000" w:rsidRPr="00000000">
        <w:rPr>
          <w:rFonts w:ascii="Times New Roman" w:cs="Times New Roman" w:eastAsia="Times New Roman" w:hAnsi="Times New Roman"/>
          <w:color w:val="000000"/>
          <w:rtl w:val="0"/>
        </w:rPr>
        <w:t xml:space="preserve">Зосереджений на комплексному плані поширення інформації для ефективного охоплення наукової спільноти та інших зацікавлених сторін. План починається з визначення цільової аудиторії, включаючи дослідників, громадянське суспільство та політиків, та залучення їх через дискусії, фокус-групи та спільні проекти з лідерами галузі та міжнародними партнерами для узгодження досліджень з практичними потребами та цілями політики. Повідомлення будуть адаптовані до кожної аудиторії: для наукової спільноти акцент буде зроблено на новизні, методології та наслідках висновків SMART, наданні детальних рамок, наборів даних та результатів; для політиків основна увага буде приділена спрощенню складних концепцій до практичних висновків та висвітленню суспільної та політичної актуальності дослідження. Для підвищення видимості SMART організовуватиме та братиме участь у національних та міжнародних конференціях, сприяючи можливостям співпраці та мережевої взаємодії. Зусилля з поширення інформації використовуватимуть різні канали, включаючи публікацію в журналах з відкритим доступом, обмін результатами на таких платформах, як ResearchGate, та організацію дискусійних панелей для поєднання науки та політики. Вебсайт SMART слугуватиме центром для ресурсів та оновлень прогресу, доповнений активною присутністю на LinkedIn, X та YouTube для залучення ширшої спільноти. Інформаційні бюлетені регулярно оновлюватимуть інформацію про результати досліджень та події. Важливим компонентом плану є сприяння постійному зворотному зв'язку та взаємодії шляхом встановлення двосторонніх каналів зв'язку із зацікавленими сторонами та міжнародними партнерами для підтримки співпраці та нарощування потенціалу. Результати включають створення та підтримку веб-сайту SMART та платформ соціальних мереж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(D3.1). </w:t>
      </w:r>
      <w:r xmlns:w="http://schemas.openxmlformats.org/wordprocessingml/2006/main" w:rsidDel="00000000" w:rsidR="00000000" w:rsidRPr="00000000">
        <w:rPr>
          <w:rFonts w:ascii="Times New Roman" w:cs="Times New Roman" w:eastAsia="Times New Roman" w:hAnsi="Times New Roman"/>
          <w:color w:val="000000"/>
          <w:rtl w:val="0"/>
        </w:rPr>
        <w:t xml:space="preserve">Такий структурований підхід забезпечує ефективне поширення результатів SMART та сприяє змістовній взаємодії в усіх відповідних секторах.</w:t>
      </w:r>
    </w:p>
    <w:p w:rsidR="00000000" w:rsidDel="00000000" w:rsidP="00000000" w:rsidRDefault="00000000" w:rsidRPr="00000000" w14:paraId="000001BD">
      <w:pPr xmlns:w="http://schemas.openxmlformats.org/wordprocessingml/2006/main">
        <w:tabs>
          <w:tab w:val="left" w:leader="none" w:pos="1418"/>
        </w:tabs>
        <w:spacing w:after="0" w:lineRule="auto"/>
        <w:jc w:val="both"/>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3.2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 Комунікаційна стратегія. </w:t>
      </w:r>
      <w:r xmlns:w="http://schemas.openxmlformats.org/wordprocessingml/2006/main" w:rsidDel="00000000" w:rsidR="00000000" w:rsidRPr="00000000">
        <w:rPr>
          <w:rFonts w:ascii="Times New Roman" w:cs="Times New Roman" w:eastAsia="Times New Roman" w:hAnsi="Times New Roman"/>
          <w:color w:val="000000"/>
          <w:rtl w:val="0"/>
        </w:rPr>
        <w:t xml:space="preserve">Комунікаційна діяльність проекту SMART буде здійснюватися протягом усього його періоду, спрямована на залучення громадян. Вона включатиме такі елементи: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(1) План комунікації </w:t>
      </w:r>
      <w:r xmlns:w="http://schemas.openxmlformats.org/wordprocessingml/2006/main" w:rsidDel="00000000" w:rsidR="00000000" w:rsidRPr="00000000">
        <w:rPr>
          <w:rFonts w:ascii="Times New Roman" w:cs="Times New Roman" w:eastAsia="Times New Roman" w:hAnsi="Times New Roman"/>
          <w:color w:val="000000"/>
          <w:rtl w:val="0"/>
        </w:rPr>
        <w:t xml:space="preserve">: Розробка комплексного плану, що окреслює основні етапи, результати та події, використовуючи такі канали, як електронні розсилки, веб-сайт проекту та соціальні мережі для цільової інформаційно-просвітницької роботи;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(2) Списки розсилки </w:t>
      </w:r>
      <w:r xmlns:w="http://schemas.openxmlformats.org/wordprocessingml/2006/main" w:rsidDel="00000000" w:rsidR="00000000" w:rsidRPr="00000000">
        <w:rPr>
          <w:rFonts w:ascii="Times New Roman" w:cs="Times New Roman" w:eastAsia="Times New Roman" w:hAnsi="Times New Roman"/>
          <w:color w:val="000000"/>
          <w:rtl w:val="0"/>
        </w:rPr>
        <w:t xml:space="preserve">: Додавання інструменту підписки на веб-сайт, що дозволить зацікавленим сторонам підписатися на розсилки та публічні оновлення, забезпечуючи постійну взаємодію;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(3) Візуальна комунікація </w:t>
      </w:r>
      <w:r xmlns:w="http://schemas.openxmlformats.org/wordprocessingml/2006/main" w:rsidDel="00000000" w:rsidR="00000000" w:rsidRPr="00000000">
        <w:rPr>
          <w:rFonts w:ascii="Times New Roman" w:cs="Times New Roman" w:eastAsia="Times New Roman" w:hAnsi="Times New Roman"/>
          <w:color w:val="000000"/>
          <w:rtl w:val="0"/>
        </w:rPr>
        <w:t xml:space="preserve">: Використання інфографіки, діаграм та схем для представлення складної інформації у зрозумілій та доступній формі для різних аудиторій;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(4) Цікаві комунікаційні матеріали </w:t>
      </w:r>
      <w:r xmlns:w="http://schemas.openxmlformats.org/wordprocessingml/2006/main" w:rsidDel="00000000" w:rsidR="00000000" w:rsidRPr="00000000">
        <w:rPr>
          <w:rFonts w:ascii="Times New Roman" w:cs="Times New Roman" w:eastAsia="Times New Roman" w:hAnsi="Times New Roman"/>
          <w:color w:val="000000"/>
          <w:rtl w:val="0"/>
        </w:rPr>
        <w:t xml:space="preserve">: Створення презентаційного відео; Випуск прес-оголошень та інформаційних бюлетенів; Розробка інформаційних бюлетенів, брошури проекту та брошури, орієнтованої на пацієнтів, щодо скринінгу, лікування та адвокації;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(5) Зворотній зв'язок та огляд </w:t>
      </w:r>
      <w:r xmlns:w="http://schemas.openxmlformats.org/wordprocessingml/2006/main" w:rsidDel="00000000" w:rsidR="00000000" w:rsidRPr="00000000">
        <w:rPr>
          <w:rFonts w:ascii="Times New Roman" w:cs="Times New Roman" w:eastAsia="Times New Roman" w:hAnsi="Times New Roman"/>
          <w:color w:val="000000"/>
          <w:rtl w:val="0"/>
        </w:rPr>
        <w:t xml:space="preserve">: Регулярна оцінка ефективності комунікаційних зусиль та внесення коректив на основі внеску зацікавлених сторін;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(6) Міжсекторальна співпраця: </w:t>
      </w:r>
      <w:r xmlns:w="http://schemas.openxmlformats.org/wordprocessingml/2006/main" w:rsidDel="00000000" w:rsidR="00000000" w:rsidRPr="00000000">
        <w:rPr>
          <w:rFonts w:ascii="Times New Roman" w:cs="Times New Roman" w:eastAsia="Times New Roman" w:hAnsi="Times New Roman"/>
          <w:color w:val="000000"/>
          <w:rtl w:val="0"/>
        </w:rPr>
        <w:t xml:space="preserve">Сприяння міждисциплінарній співпраці, щоб забезпечити відповідність результатів проекту політиці та потребам галузі.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(D3.1)</w:t>
      </w:r>
    </w:p>
    <w:p w:rsidR="00000000" w:rsidDel="00000000" w:rsidP="00000000" w:rsidRDefault="00000000" w:rsidRPr="00000000" w14:paraId="000001BE">
      <w:pPr xmlns:w="http://schemas.openxmlformats.org/wordprocessingml/2006/main">
        <w:tabs>
          <w:tab w:val="left" w:leader="none" w:pos="1418"/>
        </w:tabs>
        <w:spacing w:after="0" w:lineRule="auto"/>
        <w:jc w:val="both"/>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3.3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 План експлуатації. </w:t>
      </w:r>
      <w:r xmlns:w="http://schemas.openxmlformats.org/wordprocessingml/2006/main" w:rsidDel="00000000" w:rsidR="00000000" w:rsidRPr="00000000">
        <w:rPr>
          <w:rFonts w:ascii="Times New Roman" w:cs="Times New Roman" w:eastAsia="Times New Roman" w:hAnsi="Times New Roman"/>
          <w:color w:val="000000"/>
          <w:rtl w:val="0"/>
        </w:rPr>
        <w:t xml:space="preserve">На початку проекту буде розроблено План управління даними (ПУД) для забезпечення ефективного використання та довгострокової стійкості. На початкових етапах буде проведено внутрішнє опитування щодо інновацій з використанням структурованих анкет для чіткого визначення результатів, які можна використовувати, та оцінки їхнього рівня технологічної готовності (РГГ). Крім того, буде проведено аналіз загальнодоступного ринку (ЗАР) для галузей застосування SMART. Протягом усього періоду реалізації проекту буде здійснюватися постійний моніторинг нових можливостей фінансування для всіх партнерів.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(D3.2. D3.3)</w:t>
      </w:r>
    </w:p>
    <w:p w:rsidR="00000000" w:rsidDel="00000000" w:rsidP="00000000" w:rsidRDefault="00000000" w:rsidRPr="00000000" w14:paraId="000001BF">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0">
      <w:pPr xmlns:w="http://schemas.openxmlformats.org/wordprocessingml/2006/main">
        <w:tabs>
          <w:tab w:val="left" w:leader="none" w:pos="1418"/>
        </w:tabs>
        <w:spacing w:after="0" w:lineRule="auto"/>
        <w:jc w:val="both"/>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Робочий пакет 4: Управління проектом та правами інтелектуальної власності (увесь період проекту)</w:t>
      </w:r>
    </w:p>
    <w:p w:rsidR="00000000" w:rsidDel="00000000" w:rsidP="00000000" w:rsidRDefault="00000000" w:rsidRPr="00000000" w14:paraId="000001C1">
      <w:pPr xmlns:w="http://schemas.openxmlformats.org/wordprocessingml/2006/main">
        <w:tabs>
          <w:tab w:val="left" w:leader="none" w:pos="1418"/>
        </w:tabs>
        <w:spacing w:after="0" w:line="240" w:lineRule="auto"/>
        <w:jc w:val="both"/>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Цей робочий пакет забезпечує ефективну координацію проекту, управління правами інтелектуальної власності та інтеграцію гендерної рівності.</w:t>
      </w:r>
    </w:p>
    <w:p w:rsidR="00000000" w:rsidDel="00000000" w:rsidP="00000000" w:rsidRDefault="00000000" w:rsidRPr="00000000" w14:paraId="000001C2">
      <w:pPr xmlns:w="http://schemas.openxmlformats.org/wordprocessingml/2006/main">
        <w:tabs>
          <w:tab w:val="left" w:leader="none" w:pos="1418"/>
        </w:tabs>
        <w:spacing w:after="0" w:lineRule="auto"/>
        <w:jc w:val="both"/>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4.1: </w:t>
      </w:r>
      <w:r xmlns:w="http://schemas.openxmlformats.org/wordprocessingml/2006/main" w:rsidDel="00000000" w:rsidR="00000000" w:rsidRPr="00000000">
        <w:rPr>
          <w:rFonts w:ascii="Times New Roman" w:cs="Times New Roman" w:eastAsia="Times New Roman" w:hAnsi="Times New Roman"/>
          <w:color w:val="000000"/>
          <w:rtl w:val="0"/>
        </w:rPr>
        <w:t xml:space="preserve">забезпечує щоденне управління та інтегрує гендерну рівність у проект. Ключові дії включають визначення детальних робочих планів, моніторинг виконання, забезпечення своєчасної звітності, управління фінансами та сприяння інклюзивній участі шляхом оцінки гендерного впливу та політики різноманітності (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D.4.1 </w:t>
      </w:r>
      <w:r xmlns:w="http://schemas.openxmlformats.org/wordprocessingml/2006/main" w:rsidDel="00000000" w:rsidR="00000000" w:rsidRPr="00000000">
        <w:rPr>
          <w:rFonts w:ascii="Times New Roman" w:cs="Times New Roman" w:eastAsia="Times New Roman" w:hAnsi="Times New Roman"/>
          <w:color w:val="000000"/>
          <w:rtl w:val="0"/>
        </w:rPr>
        <w:t xml:space="preserve">,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D.4.2) </w:t>
      </w:r>
      <w:r xmlns:w="http://schemas.openxmlformats.org/wordprocessingml/2006/main"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C3">
      <w:pPr xmlns:w="http://schemas.openxmlformats.org/wordprocessingml/2006/main">
        <w:tabs>
          <w:tab w:val="left" w:leader="none" w:pos="1418"/>
        </w:tabs>
        <w:spacing w:after="0" w:lineRule="auto"/>
        <w:jc w:val="both"/>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4.2: </w:t>
      </w:r>
      <w:r xmlns:w="http://schemas.openxmlformats.org/wordprocessingml/2006/main" w:rsidDel="00000000" w:rsidR="00000000" w:rsidRPr="00000000">
        <w:rPr>
          <w:rFonts w:ascii="Times New Roman" w:cs="Times New Roman" w:eastAsia="Times New Roman" w:hAnsi="Times New Roman"/>
          <w:color w:val="000000"/>
          <w:rtl w:val="0"/>
        </w:rPr>
        <w:t xml:space="preserve">зосереджується на організації та подальшому контролі за результатами проектних зустрічей, включаючи встановлення цілей, підготовку детального порядку денного, управління логістикою, складання протоколів та ведення централізованого архіву.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(D.4.1).</w:t>
      </w:r>
    </w:p>
    <w:p w:rsidR="00000000" w:rsidDel="00000000" w:rsidP="00000000" w:rsidRDefault="00000000" w:rsidRPr="00000000" w14:paraId="000001C4">
      <w:pPr xmlns:w="http://schemas.openxmlformats.org/wordprocessingml/2006/main">
        <w:tabs>
          <w:tab w:val="left" w:leader="none" w:pos="1418"/>
        </w:tabs>
        <w:spacing w:after="0" w:lineRule="auto"/>
        <w:jc w:val="both"/>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4.3: </w:t>
      </w:r>
      <w:r xmlns:w="http://schemas.openxmlformats.org/wordprocessingml/2006/main" w:rsidDel="00000000" w:rsidR="00000000" w:rsidRPr="00000000">
        <w:rPr>
          <w:rFonts w:ascii="Times New Roman" w:cs="Times New Roman" w:eastAsia="Times New Roman" w:hAnsi="Times New Roman"/>
          <w:color w:val="000000"/>
          <w:rtl w:val="0"/>
        </w:rPr>
        <w:t xml:space="preserve">розглядає питання управління правами інтелектуальної власності через Угоду про консорціум, яка встановлює правила щодо володіння інтелектуальною власністю та конфіденційності. Це гарантує, що всі партнери узгодять політику щодо інтелектуальної власності до початку проекту.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(D.3.3).</w:t>
      </w:r>
    </w:p>
    <w:p w:rsidR="00000000" w:rsidDel="00000000" w:rsidP="00000000" w:rsidRDefault="00000000" w:rsidRPr="00000000" w14:paraId="000001C5">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6">
      <w:pPr xmlns:w="http://schemas.openxmlformats.org/wordprocessingml/2006/main">
        <w:tabs>
          <w:tab w:val="left" w:leader="none" w:pos="1418"/>
        </w:tabs>
        <w:spacing w:after="0" w:lineRule="auto"/>
        <w:jc w:val="both"/>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Робочий пакет 5 (Фаза 2B): Інституціоналізація та глобальна інформаційно-просвітницька робота (2028-2029)</w:t>
      </w:r>
    </w:p>
    <w:p w:rsidR="00000000" w:rsidDel="00000000" w:rsidP="00000000" w:rsidRDefault="00000000" w:rsidRPr="00000000" w14:paraId="000001C7">
      <w:pPr xmlns:w="http://schemas.openxmlformats.org/wordprocessingml/2006/main">
        <w:tabs>
          <w:tab w:val="left" w:leader="none" w:pos="1418"/>
        </w:tabs>
        <w:spacing w:after="0" w:lineRule="auto"/>
        <w:jc w:val="both"/>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Заключний етап інституціоналізує освітню програму доктора Віди у 20 вищих навчальних закладах світу та встановлює партнерські відносини для сприяння її впровадженню в усьому світі.</w:t>
      </w:r>
    </w:p>
    <w:p w:rsidR="00000000" w:rsidDel="00000000" w:rsidP="00000000" w:rsidRDefault="00000000" w:rsidRPr="00000000" w14:paraId="000001C8">
      <w:pPr xmlns:w="http://schemas.openxmlformats.org/wordprocessingml/2006/main">
        <w:tabs>
          <w:tab w:val="left" w:leader="none" w:pos="1418"/>
        </w:tabs>
        <w:spacing w:after="0" w:lineRule="auto"/>
        <w:jc w:val="both"/>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5.1: </w:t>
      </w:r>
      <w:r xmlns:w="http://schemas.openxmlformats.org/wordprocessingml/2006/main" w:rsidDel="00000000" w:rsidR="00000000" w:rsidRPr="00000000">
        <w:rPr>
          <w:rFonts w:ascii="Times New Roman" w:cs="Times New Roman" w:eastAsia="Times New Roman" w:hAnsi="Times New Roman"/>
          <w:color w:val="000000"/>
          <w:rtl w:val="0"/>
        </w:rPr>
        <w:t xml:space="preserve">зосереджено на вбудовуванні інструменту в основні навчальні програми та його узгодженні зі стандартами акредитації ступенів, забезпеченні його сталості та інституційної інтеграції. Результати включають плани інтеграції навчальних програм, статистику впровадження, документацію з акредитації, навчальні ресурси та результати пілотних проектів, які будуть загальнодоступні на веб-сторінці проекту для підвищення прозорості та залучення.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(D.3.1.1)</w:t>
      </w:r>
    </w:p>
    <w:p w:rsidR="00000000" w:rsidDel="00000000" w:rsidP="00000000" w:rsidRDefault="00000000" w:rsidRPr="00000000" w14:paraId="000001C9">
      <w:pPr xmlns:w="http://schemas.openxmlformats.org/wordprocessingml/2006/main">
        <w:tabs>
          <w:tab w:val="left" w:leader="none" w:pos="1418"/>
        </w:tabs>
        <w:spacing w:after="0" w:lineRule="auto"/>
        <w:jc w:val="both"/>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b w:val="1"/>
          <w:color w:val="000000"/>
          <w:u w:val="single"/>
          <w:rtl w:val="0"/>
        </w:rPr>
        <w:t xml:space="preserve">Завдання 5.2: </w:t>
      </w:r>
      <w:r xmlns:w="http://schemas.openxmlformats.org/wordprocessingml/2006/main" w:rsidDel="00000000" w:rsidR="00000000" w:rsidRPr="00000000">
        <w:rPr>
          <w:rFonts w:ascii="Times New Roman" w:cs="Times New Roman" w:eastAsia="Times New Roman" w:hAnsi="Times New Roman"/>
          <w:color w:val="000000"/>
          <w:rtl w:val="0"/>
        </w:rPr>
        <w:t xml:space="preserve">спрямоване на створення спільноти для співпраці та відкриття онлайн-репозиторію інновацій, де учасники навчальних таборів можуть представляти нові освітні внески. Відкрито також для освітньої спільноти.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(D.2.3.1)</w:t>
      </w:r>
    </w:p>
    <w:p w:rsidR="00000000" w:rsidDel="00000000" w:rsidP="00000000" w:rsidRDefault="00000000" w:rsidRPr="00000000" w14:paraId="000001CA">
      <w:pPr xmlns:w="http://schemas.openxmlformats.org/wordprocessingml/2006/main">
        <w:tabs>
          <w:tab w:val="left" w:leader="none" w:pos="1418"/>
        </w:tabs>
        <w:spacing w:after="0" w:lineRule="auto"/>
        <w:jc w:val="both"/>
        <w:rPr>
          <w:rFonts w:ascii="Times New Roman" w:cs="Times New Roman" w:eastAsia="Times New Roman" w:hAnsi="Times New Roman"/>
          <w:b w:val="1"/>
          <w:color w:val="000000"/>
          <w:sz w:val="20"/>
          <w:szCs w:val="20"/>
        </w:rPr>
      </w:pPr>
      <w:r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rsidDel="00000000" w:rsidR="00000000" w:rsidRPr="00000000">
        <w:rPr>
          <w:rFonts w:ascii="Times New Roman" w:cs="Times New Roman" w:eastAsia="Times New Roman" w:hAnsi="Times New Roman"/>
          <w:color w:val="000000"/>
        </w:rPr>
        <w:drawing xmlns:w="http://schemas.openxmlformats.org/wordprocessingml/2006/main" xmlns:wp="http://schemas.openxmlformats.org/drawingml/2006/wordprocessingDrawing" xmlns:a="http://schemas.openxmlformats.org/drawingml/2006/main" xmlns:pic="http://schemas.openxmlformats.org/drawingml/2006/picture" xmlns:r="http://schemas.openxmlformats.org/officeDocument/2006/relationships">
          <wp:inline distB="114300" distT="114300" distL="114300" distR="114300">
            <wp:extent cx="6119820" cy="1638300"/>
            <wp:effectExtent b="0" l="0" r="0" t="0"/>
            <wp:docPr id="22"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6119820" cy="1638300"/>
                    </a:xfrm>
                    <a:prstGeom prst="rect"/>
                    <a:ln/>
                  </pic:spPr>
                </pic:pic>
              </a:graphicData>
            </a:graphic>
          </wp:inline>
        </w:drawing>
      </w:r>
      <w:r xmlns:w="http://schemas.openxmlformats.org/wordprocessingml/2006/main"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CB">
      <w:pPr xmlns:w="http://schemas.openxmlformats.org/wordprocessingml/2006/main">
        <w:tabs>
          <w:tab w:val="left" w:leader="none" w:pos="1418"/>
        </w:tabs>
        <w:spacing w:after="0" w:lineRule="auto"/>
        <w:rPr>
          <w:rFonts w:ascii="Times New Roman" w:cs="Times New Roman" w:eastAsia="Times New Roman" w:hAnsi="Times New Roman"/>
          <w:b w:val="1"/>
          <w:color w:val="000000"/>
          <w:sz w:val="20"/>
          <w:szCs w:val="20"/>
        </w:rPr>
      </w:pPr>
      <w:r xmlns:w="http://schemas.openxmlformats.org/wordprocessingml/2006/main" w:rsidDel="00000000" w:rsidR="00000000" w:rsidRPr="00000000">
        <w:rPr>
          <w:rFonts w:ascii="Times New Roman" w:cs="Times New Roman" w:eastAsia="Times New Roman" w:hAnsi="Times New Roman"/>
          <w:b w:val="1"/>
          <w:color w:val="000000"/>
          <w:sz w:val="20"/>
          <w:szCs w:val="20"/>
          <w:rtl w:val="0"/>
        </w:rPr>
        <w:t xml:space="preserve">SMART-діаграма Ганта</w:t>
      </w:r>
    </w:p>
    <w:p w:rsidR="00000000" w:rsidDel="00000000" w:rsidP="00000000" w:rsidRDefault="00000000" w:rsidRPr="00000000" w14:paraId="000001CC">
      <w:pPr xmlns:w="http://schemas.openxmlformats.org/wordprocessingml/2006/main">
        <w:tabs>
          <w:tab w:val="left" w:leader="none" w:pos="1418"/>
        </w:tabs>
        <w:spacing w:after="0" w:lineRule="auto"/>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color w:val="000000"/>
          <w:rtl w:val="0"/>
        </w:rPr>
        <w:t xml:space="preserve">Таблиця D: Студентські роботи доктора Віди з питань освіти. Практична робота | Навчання | Міждисциплінарне навчання | Масштабованість</w:t>
      </w:r>
    </w:p>
    <w:tbl>
      <w:tblPr>
        <w:tblStyle w:val="Table11"/>
        <w:tblW w:w="958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85"/>
        <w:tblGridChange w:id="0">
          <w:tblGrid>
            <w:gridCol w:w="9585"/>
          </w:tblGrid>
        </w:tblGridChange>
      </w:tblGrid>
      <w:tr>
        <w:trPr>
          <w:cantSplit w:val="0"/>
          <w:trHeight w:val="29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D">
            <w:pPr xmlns:w="http://schemas.openxmlformats.org/wordprocessingml/2006/main">
              <w:tabs>
                <w:tab w:val="left" w:leader="none" w:pos="1418"/>
              </w:tabs>
              <w:spacing w:before="240" w:lineRule="auto"/>
              <w:jc w:val="both"/>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Кількісне визначення загального білка в сечі. </w:t>
            </w:r>
            <w:r xmlns:w="http://schemas.openxmlformats.org/wordprocessingml/2006/main" w:rsidDel="00000000" w:rsidR="00000000" w:rsidRPr="00000000">
              <w:rPr>
                <w:rFonts w:ascii="Times New Roman" w:cs="Times New Roman" w:eastAsia="Times New Roman" w:hAnsi="Times New Roman"/>
                <w:color w:val="000000"/>
                <w:rtl w:val="0"/>
              </w:rPr>
              <w:t xml:space="preserve">Студенти отримають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практичний </w:t>
            </w:r>
            <w:r xmlns:w="http://schemas.openxmlformats.org/wordprocessingml/2006/main" w:rsidDel="00000000" w:rsidR="00000000" w:rsidRPr="00000000">
              <w:rPr>
                <w:rFonts w:ascii="Times New Roman" w:cs="Times New Roman" w:eastAsia="Times New Roman" w:hAnsi="Times New Roman"/>
                <w:color w:val="000000"/>
                <w:rtl w:val="0"/>
              </w:rPr>
              <w:t xml:space="preserve">досвід у методах кількісного визначення білка, включаючи колориметричні аналізи (наприклад, метод Бредфорда) та спектрофотометрію, з акцентом на підготовку зразків, оптимізацію аналізів та забезпечення точності та відтворюваності. Вони отримають досвід роботи з сучасними лабораторними приладами, інтеграції цифрових інструментів для аналізу та інтерпретації даних, а також використання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програмування на Python для візуалізації даних та аналізу на основі штучного інтелекту. </w:t>
            </w:r>
            <w:r xmlns:w="http://schemas.openxmlformats.org/wordprocessingml/2006/main" w:rsidDel="00000000" w:rsidR="00000000" w:rsidRPr="00000000">
              <w:rPr>
                <w:rFonts w:ascii="Times New Roman" w:cs="Times New Roman" w:eastAsia="Times New Roman" w:hAnsi="Times New Roman"/>
                <w:color w:val="000000"/>
                <w:rtl w:val="0"/>
              </w:rPr>
              <w:t xml:space="preserve">Навички включають розрахунок концентрацій білка, побудову калібрувальних кривих та проведення статистичної валідації для забезпечення точності та надійності. Міждисциплінарне навчання пов'яже рівні білка в сечі з клінічними станами, такими як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ХХН, діабет та гіпертензія, </w:t>
            </w:r>
            <w:r xmlns:w="http://schemas.openxmlformats.org/wordprocessingml/2006/main" w:rsidDel="00000000" w:rsidR="00000000" w:rsidRPr="00000000">
              <w:rPr>
                <w:rFonts w:ascii="Times New Roman" w:cs="Times New Roman" w:eastAsia="Times New Roman" w:hAnsi="Times New Roman"/>
                <w:color w:val="000000"/>
                <w:rtl w:val="0"/>
              </w:rPr>
              <w:t xml:space="preserve">а також розглядатиме екологічні та токсикологічні наслідки білкових біомаркерів.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На рівні магістратури </w:t>
            </w:r>
            <w:r xmlns:w="http://schemas.openxmlformats.org/wordprocessingml/2006/main" w:rsidDel="00000000" w:rsidR="00000000" w:rsidRPr="00000000">
              <w:rPr>
                <w:rFonts w:ascii="Times New Roman" w:cs="Times New Roman" w:eastAsia="Times New Roman" w:hAnsi="Times New Roman"/>
                <w:color w:val="000000"/>
                <w:rtl w:val="0"/>
              </w:rPr>
              <w:t xml:space="preserve">проект буде масштабуватися до передових протеомних методів, використовуючи мас-спектрометрію високої роздільної здатності для детального профілювання білка та інтегруючи кількісне визначення білка з метаболомікою для аналізу на системному рівні. Високопродуктивні адаптації підтримуватимуть масштабні епідеміологічні дослідження та розробку діагностичних інструментів у місці надання медичної допомоги, надаючи студентам навички для розвитку клінічної діагностики, біомедичних досліджень та охорони здоров'я.</w:t>
            </w:r>
          </w:p>
        </w:tc>
      </w:tr>
      <w:tr>
        <w:trPr>
          <w:cantSplit w:val="0"/>
          <w:trHeight w:val="3079"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E">
            <w:pPr xmlns:w="http://schemas.openxmlformats.org/wordprocessingml/2006/main">
              <w:tabs>
                <w:tab w:val="left" w:leader="none" w:pos="1418"/>
              </w:tabs>
              <w:spacing w:before="240" w:lineRule="auto"/>
              <w:jc w:val="both"/>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Екстракція дитіокарбаматів у зразках харчових продуктів. </w:t>
            </w:r>
            <w:r xmlns:w="http://schemas.openxmlformats.org/wordprocessingml/2006/main" w:rsidDel="00000000" w:rsidR="00000000" w:rsidRPr="00000000">
              <w:rPr>
                <w:rFonts w:ascii="Times New Roman" w:cs="Times New Roman" w:eastAsia="Times New Roman" w:hAnsi="Times New Roman"/>
                <w:color w:val="000000"/>
                <w:rtl w:val="0"/>
              </w:rPr>
              <w:t xml:space="preserve">Студенти отримають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практичний </w:t>
            </w:r>
            <w:r xmlns:w="http://schemas.openxmlformats.org/wordprocessingml/2006/main" w:rsidDel="00000000" w:rsidR="00000000" w:rsidRPr="00000000">
              <w:rPr>
                <w:rFonts w:ascii="Times New Roman" w:cs="Times New Roman" w:eastAsia="Times New Roman" w:hAnsi="Times New Roman"/>
                <w:color w:val="000000"/>
                <w:rtl w:val="0"/>
              </w:rPr>
              <w:t xml:space="preserve">досвід у методах мікроекстракції твердо-рідинної фази та екстракції точки помутніння для попереднього концентрування аналіту. Вони навчаться інтегрувати цифрову візуалізацію в аналітичні робочі процеси, оптимізуючи параметри для відтворюваності та точності з малими об'ємами зразків. Навички включають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кількісний аналіз </w:t>
            </w:r>
            <w:r xmlns:w="http://schemas.openxmlformats.org/wordprocessingml/2006/main" w:rsidDel="00000000" w:rsidR="00000000" w:rsidRPr="00000000">
              <w:rPr>
                <w:rFonts w:ascii="Times New Roman" w:cs="Times New Roman" w:eastAsia="Times New Roman" w:hAnsi="Times New Roman"/>
                <w:color w:val="000000"/>
                <w:rtl w:val="0"/>
              </w:rPr>
              <w:t xml:space="preserve">(розрахунки концентрації, LOD/LOQ, калібрувальні криві) та статистичну валідацію для отримання надійних результатів. Програмування та візуалізація даних за допомогою Python, разом з методами штучного інтелекту, покращать інтерпретацію результатів візуалізації. Інтеграція технологій робить акцент на використанні мобільних пристроїв та Dr. Vida Education для портативних, доступних рішень, а також автоматизації експериментальних установок для збору даних у режимі реального часу. Міждисциплінарне навчання охоплюватиме токсикологічний вплив дитіокарбаматів на безпеку харчових продуктів, охорону здоров'я та екологічні системи.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На рівні магістра </w:t>
            </w:r>
            <w:r xmlns:w="http://schemas.openxmlformats.org/wordprocessingml/2006/main" w:rsidDel="00000000" w:rsidR="00000000" w:rsidRPr="00000000">
              <w:rPr>
                <w:rFonts w:ascii="Times New Roman" w:cs="Times New Roman" w:eastAsia="Times New Roman" w:hAnsi="Times New Roman"/>
                <w:color w:val="000000"/>
                <w:rtl w:val="0"/>
              </w:rPr>
              <w:t xml:space="preserve">проєкт масштабується до передових методів, включаючи мас-спектрометрію високої роздільної здатності та тандемну мас-спектрометрію для точної ідентифікації та кількісного визначення, а також досліджує взаємодію дитіокарбаматів з біологічними системами за допомогою медичної та екологічної протеоміки. Цей комплексний підхід готує студентів до вирішення проблем безпеки харчових продуктів та охорони навколишнього середовища.</w:t>
            </w:r>
          </w:p>
        </w:tc>
      </w:tr>
      <w:tr>
        <w:trPr>
          <w:cantSplit w:val="0"/>
          <w:trHeight w:val="28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CF">
            <w:pPr xmlns:w="http://schemas.openxmlformats.org/wordprocessingml/2006/main">
              <w:tabs>
                <w:tab w:val="left" w:leader="none" w:pos="1418"/>
              </w:tabs>
              <w:spacing w:before="240" w:lineRule="auto"/>
              <w:jc w:val="both"/>
              <w:rPr>
                <w:rFonts w:ascii="Times New Roman" w:cs="Times New Roman" w:eastAsia="Times New Roman" w:hAnsi="Times New Roman"/>
                <w:b w:val="1"/>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ПЛР-діагностика для громадського здоров'я: непереносимість лактози. </w:t>
            </w:r>
            <w:r xmlns:w="http://schemas.openxmlformats.org/wordprocessingml/2006/main" w:rsidDel="00000000" w:rsidR="00000000" w:rsidRPr="00000000">
              <w:rPr>
                <w:rFonts w:ascii="Times New Roman" w:cs="Times New Roman" w:eastAsia="Times New Roman" w:hAnsi="Times New Roman"/>
                <w:color w:val="000000"/>
                <w:rtl w:val="0"/>
              </w:rPr>
              <w:t xml:space="preserve">Студенти отримають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практичний </w:t>
            </w:r>
            <w:r xmlns:w="http://schemas.openxmlformats.org/wordprocessingml/2006/main" w:rsidDel="00000000" w:rsidR="00000000" w:rsidRPr="00000000">
              <w:rPr>
                <w:rFonts w:ascii="Times New Roman" w:cs="Times New Roman" w:eastAsia="Times New Roman" w:hAnsi="Times New Roman"/>
                <w:color w:val="000000"/>
                <w:rtl w:val="0"/>
              </w:rPr>
              <w:t xml:space="preserve">досвід у методах молекулярної біології, таких як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налаштування ПЛР, екстракція ДНК/РНК </w:t>
            </w:r>
            <w:r xmlns:w="http://schemas.openxmlformats.org/wordprocessingml/2006/main" w:rsidDel="00000000" w:rsidR="00000000" w:rsidRPr="00000000">
              <w:rPr>
                <w:rFonts w:ascii="Times New Roman" w:cs="Times New Roman" w:eastAsia="Times New Roman" w:hAnsi="Times New Roman"/>
                <w:color w:val="000000"/>
                <w:rtl w:val="0"/>
              </w:rPr>
              <w:t xml:space="preserve">та гель-електрофорез для перевірки продукту. Вони навчаться керувати та оптимізувати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ПЛР-термоциклери, </w:t>
            </w:r>
            <w:r xmlns:w="http://schemas.openxmlformats.org/wordprocessingml/2006/main" w:rsidDel="00000000" w:rsidR="00000000" w:rsidRPr="00000000">
              <w:rPr>
                <w:rFonts w:ascii="Times New Roman" w:cs="Times New Roman" w:eastAsia="Times New Roman" w:hAnsi="Times New Roman"/>
                <w:color w:val="000000"/>
                <w:rtl w:val="0"/>
              </w:rPr>
              <w:t xml:space="preserve">аналізувати дані ПЛР у реальному часі та застосовувати автоматизацію за допомогою програмування. Навички включають кількісний аналіз (значення Ct, LOD/LOQ), статистичну валідацію (чутливість, специфічність) та біоінформатику на основі Python для обробки даних ПЛР, покращену інтеграцією штучного інтелекту для діагностики. Проект робить акцент на міждисциплінарному навчанні, охоплюючи наслідки ПЛР для громадського здоров'я в епідеміології та моніторингу здоров'я навколишнього середовища. Студенти досліджуватимуть високопродуктивну ПЛР для масштабних досліджень, мультиплексну ПЛР для виявлення коінфекцій та передові застосування, такі як інтеграція протеоміки та мас-спектрометрії (наприклад, MALDI-TOF).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Масштабовані діагностичні </w:t>
            </w:r>
            <w:r xmlns:w="http://schemas.openxmlformats.org/wordprocessingml/2006/main" w:rsidDel="00000000" w:rsidR="00000000" w:rsidRPr="00000000">
              <w:rPr>
                <w:rFonts w:ascii="Times New Roman" w:cs="Times New Roman" w:eastAsia="Times New Roman" w:hAnsi="Times New Roman"/>
                <w:color w:val="000000"/>
                <w:rtl w:val="0"/>
              </w:rPr>
              <w:t xml:space="preserve">робочі процеси для реагування на спалахи та портативні діагностичні набори вирішуватимуть критичні проблеми, такі як стійкість до антимікробних препаратів та моніторинг здоров'я навколишнього середовища, готуючи студентів до значних ролей у діагностиці громадського здоров'я.</w:t>
            </w:r>
          </w:p>
        </w:tc>
      </w:tr>
    </w:tbl>
    <w:p w:rsidR="00000000" w:rsidDel="00000000" w:rsidP="00000000" w:rsidRDefault="00000000" w:rsidRPr="00000000" w14:paraId="000001D0">
      <w:pPr>
        <w:tabs>
          <w:tab w:val="left" w:leader="none" w:pos="1418"/>
        </w:tabs>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1">
      <w:pPr xmlns:w="http://schemas.openxmlformats.org/wordprocessingml/2006/main">
        <w:tabs>
          <w:tab w:val="left" w:leader="none" w:pos="1418"/>
        </w:tabs>
        <w:spacing w:after="0" w:lineRule="auto"/>
        <w:rPr>
          <w:rFonts w:ascii="Times New Roman" w:cs="Times New Roman" w:eastAsia="Times New Roman" w:hAnsi="Times New Roman"/>
          <w:color w:val="000000"/>
        </w:rPr>
      </w:pPr>
      <w:r xmlns:w="http://schemas.openxmlformats.org/wordprocessingml/2006/main" w:rsidDel="00000000" w:rsidR="00000000" w:rsidRPr="00000000">
        <w:rPr>
          <w:rFonts w:ascii="Times New Roman" w:cs="Times New Roman" w:eastAsia="Times New Roman" w:hAnsi="Times New Roman"/>
          <w:b w:val="1"/>
          <w:color w:val="000000"/>
          <w:rtl w:val="0"/>
        </w:rPr>
        <w:t xml:space="preserve">ТАБЛИЦЯ E. </w:t>
      </w:r>
      <w:r xmlns:w="http://schemas.openxmlformats.org/wordprocessingml/2006/main" w:rsidDel="00000000" w:rsidR="00000000" w:rsidRPr="00000000">
        <w:rPr>
          <w:rFonts w:ascii="Times New Roman" w:cs="Times New Roman" w:eastAsia="Times New Roman" w:hAnsi="Times New Roman"/>
          <w:color w:val="000000"/>
          <w:rtl w:val="0"/>
        </w:rPr>
        <w:t xml:space="preserve">Академічні бенефіціари та очікувані майбутні партнери.</w:t>
      </w:r>
    </w:p>
    <w:tbl>
      <w:tblPr>
        <w:tblStyle w:val="Table12"/>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0"/>
        <w:tblGridChange w:id="0">
          <w:tblGrid>
            <w:gridCol w:w="9600"/>
          </w:tblGrid>
        </w:tblGridChange>
      </w:tblGrid>
      <w:tr>
        <w:trPr>
          <w:cantSplit w:val="0"/>
          <w:trHeight w:val="46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2">
            <w:pPr xmlns:w="http://schemas.openxmlformats.org/wordprocessingml/2006/main">
              <w:tabs>
                <w:tab w:val="left" w:leader="none" w:pos="1418"/>
              </w:tabs>
              <w:spacing w:before="240" w:line="240" w:lineRule="auto"/>
              <w:jc w:val="both"/>
              <w:rPr>
                <w:rFonts w:ascii="Times New Roman" w:cs="Times New Roman" w:eastAsia="Times New Roman" w:hAnsi="Times New Roman"/>
              </w:rPr>
            </w:pPr>
            <w:r xmlns:w="http://schemas.openxmlformats.org/wordprocessingml/2006/main" w:rsidDel="00000000" w:rsidR="00000000" w:rsidRPr="00000000">
              <w:rPr>
                <w:rFonts w:ascii="Times New Roman" w:cs="Times New Roman" w:eastAsia="Times New Roman" w:hAnsi="Times New Roman"/>
                <w:rtl w:val="0"/>
              </w:rPr>
              <w:t xml:space="preserve">Вичерпний список із 40 університетів включає Гарвардську медичну школу (США), Медичний центр Університету Піттсбурга (США), </w:t>
            </w:r>
            <w:sdt xmlns:w="http://schemas.openxmlformats.org/wordprocessingml/2006/main">
              <w:sdtPr>
                <w:id w:val="2034795970"/>
                <w:tag w:val="goog_rdk_9"/>
              </w:sdtPr>
              <w:sdtContent>
                <w:r w:rsidDel="00000000" w:rsidR="00000000" w:rsidRPr="00000000">
                  <w:rPr>
                    <w:rFonts w:ascii="Times New Roman" w:cs="Times New Roman" w:eastAsia="Times New Roman" w:hAnsi="Times New Roman"/>
                    <w:highlight w:val="yellow"/>
                    <w:rtl w:val="0"/>
                    <w:rPrChange w:author="Tereza Cartaxo" w:id="4" w:date="2025-07-27T13:56:19Z">
                      <w:rPr>
                        <w:rFonts w:ascii="Times New Roman" w:cs="Times New Roman" w:eastAsia="Times New Roman" w:hAnsi="Times New Roman"/>
                      </w:rPr>
                    </w:rPrChange>
                  </w:rPr>
                  <w:t xml:space="preserve">University of Campinas (Brazil)</w:t>
                </w:r>
              </w:sdtContent>
            </w:sdt>
            <w:r xmlns:w="http://schemas.openxmlformats.org/wordprocessingml/2006/main" w:rsidDel="00000000" w:rsidR="00000000" w:rsidRPr="00000000">
              <w:rPr>
                <w:rFonts w:ascii="Times New Roman" w:cs="Times New Roman" w:eastAsia="Times New Roman" w:hAnsi="Times New Roman"/>
                <w:rtl w:val="0"/>
              </w:rPr>
              <w:t xml:space="preserve">, Університет Сан-Паулу (Бразилія), Університет Пернамбуку (Бразилія), Федеральний університет Ріо-Гранде-ду-Норте (Бразилія), Федеральний університет Санта-Катарини (Бразилія), Кентерберійський університет (Велика Британія), Королівський коледж (Велика Британія), Університет Лінкольна (Велика Британія), Університет Торонто (Канада), Університет Макгілла (Канада), Університет Оттави (Канада), Шаньдунський університет (Китай), Національний університет імені Каподистрії в Афінах (NKUA), Сільськогосподарський університет Афін (AUA), Белградський університет (Сербія), Інститут радіології Республіки Сербія (IORS), Македонську академію мистецтв і наук (MASA), Університет Віго (Іспанія), Університет Барселони (Іспанія), Університет Комплутенсе в Мадриді (Іспанія), Карлів університет (Чеська Республіка), Бухарестський університет (Румунія), Ягеллонський університет (Польща), Університет Загреба (Хорватія), Університет Сараєво (Боснія і Герцеговина), Університет Тирани (Албанія), Технічний університет Молдови (Молдова), NOVA-EL Cairo (Єгипет), Університет Йоганнесбурга (Південна Африка), Університету Кабо-Верде (Кабо-Верде), Вільнюського університету (Литва), Латвійського університету (Латвія), Тартуського університету (Естонія), Університету Далхаузі (Канада), Кейптаунського університету (Південна Африка), Преторійського університету (Південна Африка), Коїмбрійського університету (Португалія) та Університету Порту (Португалія).</w:t>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D6">
      <w:pPr>
        <w:tabs>
          <w:tab w:val="left" w:leader="none" w:pos="1418"/>
        </w:tabs>
        <w:spacing w:after="0" w:lineRule="auto"/>
        <w:rPr>
          <w:rFonts w:ascii="Times New Roman" w:cs="Times New Roman" w:eastAsia="Times New Roman" w:hAnsi="Times New Roman"/>
          <w:color w:val="808080"/>
          <w:sz w:val="24"/>
          <w:szCs w:val="24"/>
          <w:u w:val="single"/>
        </w:rPr>
      </w:pPr>
      <w:r w:rsidDel="00000000" w:rsidR="00000000" w:rsidRPr="00000000">
        <w:rPr>
          <w:rtl w:val="0"/>
        </w:rPr>
      </w:r>
    </w:p>
    <w:p w:rsidR="00000000" w:rsidDel="00000000" w:rsidP="00000000" w:rsidRDefault="00000000" w:rsidRPr="00000000" w14:paraId="000001D7">
      <w:pPr>
        <w:tabs>
          <w:tab w:val="left" w:leader="none" w:pos="1418"/>
        </w:tabs>
        <w:spacing w:after="0" w:lineRule="auto"/>
        <w:rPr>
          <w:rFonts w:ascii="Times New Roman" w:cs="Times New Roman" w:eastAsia="Times New Roman" w:hAnsi="Times New Roman"/>
          <w:color w:val="808080"/>
          <w:sz w:val="24"/>
          <w:szCs w:val="24"/>
          <w:u w:val="single"/>
        </w:rPr>
      </w:pPr>
      <w:r w:rsidDel="00000000" w:rsidR="00000000" w:rsidRPr="00000000">
        <w:rPr>
          <w:rtl w:val="0"/>
        </w:rPr>
      </w:r>
    </w:p>
    <w:p w:rsidR="00000000" w:rsidDel="00000000" w:rsidP="00000000" w:rsidRDefault="00000000" w:rsidRPr="00000000" w14:paraId="000001D8">
      <w:pPr>
        <w:tabs>
          <w:tab w:val="left" w:leader="none" w:pos="1418"/>
        </w:tabs>
        <w:spacing w:after="0" w:lineRule="auto"/>
        <w:rPr>
          <w:rFonts w:ascii="Times New Roman" w:cs="Times New Roman" w:eastAsia="Times New Roman" w:hAnsi="Times New Roman"/>
          <w:color w:val="808080"/>
          <w:sz w:val="24"/>
          <w:szCs w:val="24"/>
          <w:u w:val="single"/>
        </w:rPr>
      </w:pPr>
      <w:r w:rsidDel="00000000" w:rsidR="00000000" w:rsidRPr="00000000">
        <w:rPr>
          <w:rtl w:val="0"/>
        </w:rPr>
      </w:r>
    </w:p>
    <w:p w:rsidR="00000000" w:rsidDel="00000000" w:rsidP="00000000" w:rsidRDefault="00000000" w:rsidRPr="00000000" w14:paraId="000001D9">
      <w:pPr>
        <w:tabs>
          <w:tab w:val="left" w:leader="none" w:pos="1418"/>
        </w:tabs>
        <w:spacing w:after="0" w:lineRule="auto"/>
        <w:rPr>
          <w:rFonts w:ascii="Times New Roman" w:cs="Times New Roman" w:eastAsia="Times New Roman" w:hAnsi="Times New Roman"/>
          <w:color w:val="808080"/>
          <w:sz w:val="24"/>
          <w:szCs w:val="24"/>
          <w:u w:val="single"/>
        </w:rPr>
      </w:pPr>
      <w:r w:rsidDel="00000000" w:rsidR="00000000" w:rsidRPr="00000000">
        <w:rPr>
          <w:rtl w:val="0"/>
        </w:rPr>
      </w:r>
    </w:p>
    <w:p w:rsidR="00000000" w:rsidDel="00000000" w:rsidP="00000000" w:rsidRDefault="00000000" w:rsidRPr="00000000" w14:paraId="000001DA">
      <w:pPr xmlns:w="http://schemas.openxmlformats.org/wordprocessingml/2006/main">
        <w:tabs>
          <w:tab w:val="left" w:leader="none" w:pos="1418"/>
        </w:tabs>
        <w:rPr>
          <w:rFonts w:ascii="Times New Roman" w:cs="Times New Roman" w:eastAsia="Times New Roman" w:hAnsi="Times New Roman"/>
          <w:color w:val="000000"/>
          <w:u w:val="single"/>
        </w:rPr>
      </w:pPr>
      <w:r xmlns:w="http://schemas.openxmlformats.org/wordprocessingml/2006/main" w:rsidDel="00000000" w:rsidR="00000000" w:rsidRPr="00000000">
        <w:rPr>
          <w:rFonts w:ascii="Times New Roman" w:cs="Times New Roman" w:eastAsia="Times New Roman" w:hAnsi="Times New Roman"/>
          <w:color w:val="000000"/>
          <w:u w:val="single"/>
          <w:rtl w:val="0"/>
        </w:rPr>
        <w:t xml:space="preserve">Таблиця результатів</w:t>
      </w:r>
    </w:p>
    <w:tbl>
      <w:tblPr>
        <w:tblStyle w:val="Table13"/>
        <w:tblW w:w="961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5"/>
        <w:gridCol w:w="1350"/>
        <w:gridCol w:w="990"/>
        <w:gridCol w:w="1290"/>
        <w:gridCol w:w="1545"/>
        <w:gridCol w:w="1455"/>
        <w:gridCol w:w="1650"/>
        <w:tblGridChange w:id="0">
          <w:tblGrid>
            <w:gridCol w:w="1335"/>
            <w:gridCol w:w="1350"/>
            <w:gridCol w:w="990"/>
            <w:gridCol w:w="1290"/>
            <w:gridCol w:w="1545"/>
            <w:gridCol w:w="1455"/>
            <w:gridCol w:w="1650"/>
          </w:tblGrid>
        </w:tblGridChange>
      </w:tblGrid>
      <w:tr>
        <w:trPr>
          <w:cantSplit w:val="0"/>
          <w:tblHeader w:val="0"/>
        </w:trPr>
        <w:tc>
          <w:tcPr>
            <w:vAlign w:val="center"/>
          </w:tcPr>
          <w:p w:rsidR="00000000" w:rsidDel="00000000" w:rsidP="00000000" w:rsidRDefault="00000000" w:rsidRPr="00000000" w14:paraId="000001DB">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Ідентифікатор результату</w:t>
            </w:r>
          </w:p>
        </w:tc>
        <w:tc>
          <w:tcPr>
            <w:vAlign w:val="center"/>
          </w:tcPr>
          <w:p w:rsidR="00000000" w:rsidDel="00000000" w:rsidP="00000000" w:rsidRDefault="00000000" w:rsidRPr="00000000" w14:paraId="000001DC">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Назва результату</w:t>
            </w:r>
          </w:p>
        </w:tc>
        <w:tc>
          <w:tcPr>
            <w:vAlign w:val="center"/>
          </w:tcPr>
          <w:p w:rsidR="00000000" w:rsidDel="00000000" w:rsidP="00000000" w:rsidRDefault="00000000" w:rsidRPr="00000000" w14:paraId="000001DD">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Номер WP</w:t>
            </w:r>
          </w:p>
        </w:tc>
        <w:tc>
          <w:tcPr>
            <w:vAlign w:val="center"/>
          </w:tcPr>
          <w:p w:rsidR="00000000" w:rsidDel="00000000" w:rsidP="00000000" w:rsidRDefault="00000000" w:rsidRPr="00000000" w14:paraId="000001DE">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Посилання на яку дію, якщо застосовується</w:t>
            </w:r>
          </w:p>
        </w:tc>
        <w:tc>
          <w:tcPr>
            <w:vAlign w:val="center"/>
          </w:tcPr>
          <w:p w:rsidR="00000000" w:rsidDel="00000000" w:rsidP="00000000" w:rsidRDefault="00000000" w:rsidRPr="00000000" w14:paraId="000001DF">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Відповідальний партнер</w:t>
            </w:r>
          </w:p>
        </w:tc>
        <w:tc>
          <w:tcPr>
            <w:vAlign w:val="center"/>
          </w:tcPr>
          <w:p w:rsidR="00000000" w:rsidDel="00000000" w:rsidP="00000000" w:rsidRDefault="00000000" w:rsidRPr="00000000" w14:paraId="000001E0">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Дата доставки (ММ/РРРР)</w:t>
            </w:r>
          </w:p>
        </w:tc>
        <w:tc>
          <w:tcPr>
            <w:vAlign w:val="center"/>
          </w:tcPr>
          <w:p w:rsidR="00000000" w:rsidDel="00000000" w:rsidP="00000000" w:rsidRDefault="00000000" w:rsidRPr="00000000" w14:paraId="000001E1">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Коментар</w:t>
            </w:r>
          </w:p>
        </w:tc>
      </w:tr>
      <w:tr>
        <w:trPr>
          <w:cantSplit w:val="0"/>
          <w:tblHeader w:val="0"/>
        </w:trPr>
        <w:tc>
          <w:tcPr>
            <w:vAlign w:val="center"/>
          </w:tcPr>
          <w:p w:rsidR="00000000" w:rsidDel="00000000" w:rsidP="00000000" w:rsidRDefault="00000000" w:rsidRPr="00000000" w14:paraId="000001E2">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D.1.1.1</w:t>
            </w:r>
          </w:p>
        </w:tc>
        <w:tc>
          <w:tcPr>
            <w:vAlign w:val="center"/>
          </w:tcPr>
          <w:p w:rsidR="00000000" w:rsidDel="00000000" w:rsidP="00000000" w:rsidRDefault="00000000" w:rsidRPr="00000000" w14:paraId="000001E3">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Фінальний прототип.</w:t>
            </w:r>
          </w:p>
        </w:tc>
        <w:tc>
          <w:tcPr>
            <w:vAlign w:val="center"/>
          </w:tcPr>
          <w:p w:rsidR="00000000" w:rsidDel="00000000" w:rsidP="00000000" w:rsidRDefault="00000000" w:rsidRPr="00000000" w14:paraId="000001E4">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E5">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E6">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СТАБ ВІДА</w:t>
            </w:r>
          </w:p>
        </w:tc>
        <w:tc>
          <w:tcPr>
            <w:vAlign w:val="center"/>
          </w:tcPr>
          <w:p w:rsidR="00000000" w:rsidDel="00000000" w:rsidP="00000000" w:rsidRDefault="00000000" w:rsidRPr="00000000" w14:paraId="000001E7">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12 | 2025</w:t>
            </w:r>
          </w:p>
        </w:tc>
        <w:tc>
          <w:tcP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9">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D.1.1.2</w:t>
            </w:r>
          </w:p>
        </w:tc>
        <w:tc>
          <w:tcPr>
            <w:vAlign w:val="center"/>
          </w:tcPr>
          <w:p w:rsidR="00000000" w:rsidDel="00000000" w:rsidP="00000000" w:rsidRDefault="00000000" w:rsidRPr="00000000" w14:paraId="000001EA">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Кількісне визначення загального білка в сечі за даними Dr. Vida Education</w:t>
            </w:r>
          </w:p>
        </w:tc>
        <w:tc>
          <w:tcPr>
            <w:vAlign w:val="center"/>
          </w:tcPr>
          <w:p w:rsidR="00000000" w:rsidDel="00000000" w:rsidP="00000000" w:rsidRDefault="00000000" w:rsidRPr="00000000" w14:paraId="000001EB">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EC">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ED">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УНЛ</w:t>
            </w:r>
          </w:p>
        </w:tc>
        <w:tc>
          <w:tcPr>
            <w:vAlign w:val="center"/>
          </w:tcPr>
          <w:p w:rsidR="00000000" w:rsidDel="00000000" w:rsidP="00000000" w:rsidRDefault="00000000" w:rsidRPr="00000000" w14:paraId="000001EE">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12 | 2025</w:t>
            </w:r>
          </w:p>
        </w:tc>
        <w:tc>
          <w:tcPr>
            <w:vAlign w:val="center"/>
          </w:tcPr>
          <w:p w:rsidR="00000000" w:rsidDel="00000000" w:rsidP="00000000" w:rsidRDefault="00000000" w:rsidRPr="00000000" w14:paraId="000001EF">
            <w:pPr xmlns:w="http://schemas.openxmlformats.org/wordprocessingml/2006/main">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Критичний внесок DeepPath та колориметричного аналізу.</w:t>
            </w:r>
          </w:p>
        </w:tc>
      </w:tr>
      <w:tr>
        <w:trPr>
          <w:cantSplit w:val="0"/>
          <w:tblHeader w:val="0"/>
        </w:trPr>
        <w:tc>
          <w:tcPr>
            <w:vAlign w:val="center"/>
          </w:tcPr>
          <w:p w:rsidR="00000000" w:rsidDel="00000000" w:rsidP="00000000" w:rsidRDefault="00000000" w:rsidRPr="00000000" w14:paraId="000001F0">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D.1.1.3</w:t>
            </w:r>
          </w:p>
        </w:tc>
        <w:tc>
          <w:tcPr>
            <w:vAlign w:val="center"/>
          </w:tcPr>
          <w:p w:rsidR="00000000" w:rsidDel="00000000" w:rsidP="00000000" w:rsidRDefault="00000000" w:rsidRPr="00000000" w14:paraId="000001F1">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Екстракція дитіокарбаматів за допомогою твердо-рідинної фази…</w:t>
            </w:r>
          </w:p>
        </w:tc>
        <w:tc>
          <w:tcPr>
            <w:vAlign w:val="center"/>
          </w:tcPr>
          <w:p w:rsidR="00000000" w:rsidDel="00000000" w:rsidP="00000000" w:rsidRDefault="00000000" w:rsidRPr="00000000" w14:paraId="000001F2">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F3">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F4">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УБ</w:t>
            </w:r>
          </w:p>
        </w:tc>
        <w:tc>
          <w:tcPr>
            <w:vAlign w:val="center"/>
          </w:tcPr>
          <w:p w:rsidR="00000000" w:rsidDel="00000000" w:rsidP="00000000" w:rsidRDefault="00000000" w:rsidRPr="00000000" w14:paraId="000001F5">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12 | 2025</w:t>
            </w:r>
          </w:p>
        </w:tc>
        <w:tc>
          <w:tcPr>
            <w:vAlign w:val="center"/>
          </w:tcPr>
          <w:p w:rsidR="00000000" w:rsidDel="00000000" w:rsidP="00000000" w:rsidRDefault="00000000" w:rsidRPr="00000000" w14:paraId="000001F6">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Критичний внесок DeepPath та колориметричного аналізу.</w:t>
            </w:r>
          </w:p>
        </w:tc>
      </w:tr>
      <w:tr>
        <w:trPr>
          <w:cantSplit w:val="0"/>
          <w:tblHeader w:val="0"/>
        </w:trPr>
        <w:tc>
          <w:tcPr>
            <w:vAlign w:val="center"/>
          </w:tcPr>
          <w:p w:rsidR="00000000" w:rsidDel="00000000" w:rsidP="00000000" w:rsidRDefault="00000000" w:rsidRPr="00000000" w14:paraId="000001F7">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D.1.14</w:t>
            </w:r>
          </w:p>
        </w:tc>
        <w:tc>
          <w:tcPr>
            <w:vAlign w:val="center"/>
          </w:tcPr>
          <w:p w:rsidR="00000000" w:rsidDel="00000000" w:rsidP="00000000" w:rsidRDefault="00000000" w:rsidRPr="00000000" w14:paraId="000001F8">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ПЛР-діагностика для громадського здоров'я через Dr. Vida Education.</w:t>
            </w:r>
          </w:p>
        </w:tc>
        <w:tc>
          <w:tcPr>
            <w:vAlign w:val="center"/>
          </w:tcPr>
          <w:p w:rsidR="00000000" w:rsidDel="00000000" w:rsidP="00000000" w:rsidRDefault="00000000" w:rsidRPr="00000000" w14:paraId="000001F9">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FA">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1FB">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ХУДЖІ</w:t>
            </w:r>
          </w:p>
        </w:tc>
        <w:tc>
          <w:tcPr>
            <w:vAlign w:val="center"/>
          </w:tcPr>
          <w:p w:rsidR="00000000" w:rsidDel="00000000" w:rsidP="00000000" w:rsidRDefault="00000000" w:rsidRPr="00000000" w14:paraId="000001FC">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12 | 2025</w:t>
            </w:r>
          </w:p>
        </w:tc>
        <w:tc>
          <w:tcPr>
            <w:vAlign w:val="center"/>
          </w:tcPr>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E">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D.1.2.1</w:t>
            </w:r>
          </w:p>
        </w:tc>
        <w:tc>
          <w:tcPr>
            <w:vAlign w:val="center"/>
          </w:tcPr>
          <w:p w:rsidR="00000000" w:rsidDel="00000000" w:rsidP="00000000" w:rsidRDefault="00000000" w:rsidRPr="00000000" w14:paraId="000001FF">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Статистика для освітнього підходу доктора Віди, проведена бенефіціарами</w:t>
            </w:r>
          </w:p>
        </w:tc>
        <w:tc>
          <w:tcPr>
            <w:vAlign w:val="center"/>
          </w:tcPr>
          <w:p w:rsidR="00000000" w:rsidDel="00000000" w:rsidP="00000000" w:rsidRDefault="00000000" w:rsidRPr="00000000" w14:paraId="00000200">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201">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202">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Афіни</w:t>
            </w:r>
          </w:p>
        </w:tc>
        <w:tc>
          <w:tcPr>
            <w:vAlign w:val="center"/>
          </w:tcPr>
          <w:p w:rsidR="00000000" w:rsidDel="00000000" w:rsidP="00000000" w:rsidRDefault="00000000" w:rsidRPr="00000000" w14:paraId="00000203">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12 | 2026</w:t>
            </w:r>
          </w:p>
        </w:tc>
        <w:tc>
          <w:tcP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5">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D.1.3.1</w:t>
            </w:r>
          </w:p>
        </w:tc>
        <w:tc>
          <w:tcPr>
            <w:vAlign w:val="center"/>
          </w:tcPr>
          <w:p w:rsidR="00000000" w:rsidDel="00000000" w:rsidP="00000000" w:rsidRDefault="00000000" w:rsidRPr="00000000" w14:paraId="00000206">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Поширити освітній проект (i) Dr. Vida через міжнародні семінари</w:t>
            </w:r>
          </w:p>
        </w:tc>
        <w:tc>
          <w:tcPr>
            <w:vAlign w:val="center"/>
          </w:tcPr>
          <w:p w:rsidR="00000000" w:rsidDel="00000000" w:rsidP="00000000" w:rsidRDefault="00000000" w:rsidRPr="00000000" w14:paraId="00000207">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208">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w:t>
            </w:r>
          </w:p>
        </w:tc>
        <w:tc>
          <w:tcPr>
            <w:vAlign w:val="center"/>
          </w:tcPr>
          <w:p w:rsidR="00000000" w:rsidDel="00000000" w:rsidP="00000000" w:rsidRDefault="00000000" w:rsidRPr="00000000" w14:paraId="00000209">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УНЛ</w:t>
            </w:r>
          </w:p>
        </w:tc>
        <w:tc>
          <w:tcPr>
            <w:vAlign w:val="center"/>
          </w:tcPr>
          <w:p w:rsidR="00000000" w:rsidDel="00000000" w:rsidP="00000000" w:rsidRDefault="00000000" w:rsidRPr="00000000" w14:paraId="0000020A">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Протягом усього проекту</w:t>
            </w:r>
          </w:p>
        </w:tc>
        <w:tc>
          <w:tcPr>
            <w:vAlign w:val="center"/>
          </w:tcPr>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C">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D.1.4.1</w:t>
            </w:r>
          </w:p>
        </w:tc>
        <w:tc>
          <w:tcPr>
            <w:vAlign w:val="center"/>
          </w:tcPr>
          <w:p w:rsidR="00000000" w:rsidDel="00000000" w:rsidP="00000000" w:rsidRDefault="00000000" w:rsidRPr="00000000" w14:paraId="0000020D">
            <w:pPr xmlns:w="http://schemas.openxmlformats.org/wordprocessingml/2006/main">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Створення стартапу SMARTUP разом з Dr. Vida Education</w:t>
            </w:r>
          </w:p>
        </w:tc>
        <w:tc>
          <w:tcPr>
            <w:vAlign w:val="center"/>
          </w:tcPr>
          <w:p w:rsidR="00000000" w:rsidDel="00000000" w:rsidP="00000000" w:rsidRDefault="00000000" w:rsidRPr="00000000" w14:paraId="0000020E">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vAlign w:val="center"/>
          </w:tcPr>
          <w:p w:rsidR="00000000" w:rsidDel="00000000" w:rsidP="00000000" w:rsidRDefault="00000000" w:rsidRPr="00000000" w14:paraId="0000020F">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w:t>
            </w:r>
          </w:p>
        </w:tc>
        <w:tc>
          <w:tcPr>
            <w:vAlign w:val="center"/>
          </w:tcPr>
          <w:p w:rsidR="00000000" w:rsidDel="00000000" w:rsidP="00000000" w:rsidRDefault="00000000" w:rsidRPr="00000000" w14:paraId="00000210">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УНЛ</w:t>
            </w:r>
          </w:p>
        </w:tc>
        <w:tc>
          <w:tcPr>
            <w:vAlign w:val="center"/>
          </w:tcPr>
          <w:p w:rsidR="00000000" w:rsidDel="00000000" w:rsidP="00000000" w:rsidRDefault="00000000" w:rsidRPr="00000000" w14:paraId="00000211">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07 | 2026</w:t>
            </w:r>
          </w:p>
        </w:tc>
        <w:tc>
          <w:tcPr>
            <w:vAlign w:val="center"/>
          </w:tcPr>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13">
            <w:pPr xmlns:w="http://schemas.openxmlformats.org/wordprocessingml/2006/main">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Г.2.1</w:t>
            </w:r>
          </w:p>
        </w:tc>
        <w:tc>
          <w:tcPr>
            <w:vAlign w:val="center"/>
          </w:tcPr>
          <w:p w:rsidR="00000000" w:rsidDel="00000000" w:rsidP="00000000" w:rsidRDefault="00000000" w:rsidRPr="00000000" w14:paraId="00000214">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20 викладачів пройшли навчання роботі з навчальним пристроєм Dr. Vida Education, практичним заняттям та статистикою.</w:t>
            </w:r>
          </w:p>
        </w:tc>
        <w:tc>
          <w:tcPr>
            <w:vAlign w:val="center"/>
          </w:tcPr>
          <w:p w:rsidR="00000000" w:rsidDel="00000000" w:rsidP="00000000" w:rsidRDefault="00000000" w:rsidRPr="00000000" w14:paraId="00000215">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w:t>
            </w:r>
          </w:p>
        </w:tc>
        <w:tc>
          <w:tcPr>
            <w:vAlign w:val="center"/>
          </w:tcPr>
          <w:p w:rsidR="00000000" w:rsidDel="00000000" w:rsidP="00000000" w:rsidRDefault="00000000" w:rsidRPr="00000000" w14:paraId="00000216">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17">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Афіни</w:t>
            </w:r>
          </w:p>
        </w:tc>
        <w:tc>
          <w:tcPr>
            <w:vAlign w:val="center"/>
          </w:tcPr>
          <w:p w:rsidR="00000000" w:rsidDel="00000000" w:rsidP="00000000" w:rsidRDefault="00000000" w:rsidRPr="00000000" w14:paraId="00000218">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12 | 2025</w:t>
            </w:r>
          </w:p>
        </w:tc>
        <w:tc>
          <w:tcPr>
            <w:vAlign w:val="center"/>
          </w:tcPr>
          <w:p w:rsidR="00000000" w:rsidDel="00000000" w:rsidP="00000000" w:rsidRDefault="00000000" w:rsidRPr="00000000" w14:paraId="00000219">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1A">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D.2.2.1</w:t>
            </w:r>
          </w:p>
        </w:tc>
        <w:tc>
          <w:tcPr>
            <w:vAlign w:val="center"/>
          </w:tcPr>
          <w:p w:rsidR="00000000" w:rsidDel="00000000" w:rsidP="00000000" w:rsidRDefault="00000000" w:rsidRPr="00000000" w14:paraId="0000021B">
            <w:pPr xmlns:w="http://schemas.openxmlformats.org/wordprocessingml/2006/main">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16 таборів інноваційного взуття.</w:t>
            </w:r>
          </w:p>
        </w:tc>
        <w:tc>
          <w:tcPr>
            <w:vAlign w:val="center"/>
          </w:tcPr>
          <w:p w:rsidR="00000000" w:rsidDel="00000000" w:rsidP="00000000" w:rsidRDefault="00000000" w:rsidRPr="00000000" w14:paraId="0000021C">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w:t>
            </w:r>
          </w:p>
        </w:tc>
        <w:tc>
          <w:tcPr>
            <w:vAlign w:val="center"/>
          </w:tcPr>
          <w:p w:rsidR="00000000" w:rsidDel="00000000" w:rsidP="00000000" w:rsidRDefault="00000000" w:rsidRPr="00000000" w14:paraId="0000021D">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1E">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ХУДЖІ</w:t>
            </w:r>
          </w:p>
        </w:tc>
        <w:tc>
          <w:tcPr>
            <w:vAlign w:val="center"/>
          </w:tcPr>
          <w:p w:rsidR="00000000" w:rsidDel="00000000" w:rsidP="00000000" w:rsidRDefault="00000000" w:rsidRPr="00000000" w14:paraId="0000021F">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Протягом усього проєкту (починаючи з 2025 року)</w:t>
            </w:r>
          </w:p>
        </w:tc>
        <w:tc>
          <w:tcPr>
            <w:vAlign w:val="center"/>
          </w:tcPr>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1">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D.2.2.2</w:t>
            </w:r>
          </w:p>
        </w:tc>
        <w:tc>
          <w:tcPr>
            <w:vAlign w:val="center"/>
          </w:tcPr>
          <w:p w:rsidR="00000000" w:rsidDel="00000000" w:rsidP="00000000" w:rsidRDefault="00000000" w:rsidRPr="00000000" w14:paraId="00000222">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Розробка веб-інструментів</w:t>
            </w:r>
          </w:p>
        </w:tc>
        <w:tc>
          <w:tcPr>
            <w:vAlign w:val="center"/>
          </w:tcPr>
          <w:p w:rsidR="00000000" w:rsidDel="00000000" w:rsidP="00000000" w:rsidRDefault="00000000" w:rsidRPr="00000000" w14:paraId="00000223">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w:t>
            </w:r>
          </w:p>
        </w:tc>
        <w:tc>
          <w:tcPr>
            <w:vAlign w:val="center"/>
          </w:tcPr>
          <w:p w:rsidR="00000000" w:rsidDel="00000000" w:rsidP="00000000" w:rsidRDefault="00000000" w:rsidRPr="00000000" w14:paraId="00000224">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25">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ЯГМА</w:t>
            </w:r>
          </w:p>
        </w:tc>
        <w:tc>
          <w:tcPr>
            <w:vAlign w:val="center"/>
          </w:tcPr>
          <w:p w:rsidR="00000000" w:rsidDel="00000000" w:rsidP="00000000" w:rsidRDefault="00000000" w:rsidRPr="00000000" w14:paraId="00000226">
            <w:pPr xmlns:w="http://schemas.openxmlformats.org/wordprocessingml/2006/main">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Протягом усього проєкту (починаючи з 2025 року)</w:t>
            </w:r>
          </w:p>
        </w:tc>
        <w:tc>
          <w:tcPr>
            <w:vAlign w:val="center"/>
          </w:tcPr>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rHeight w:val="665" w:hRule="atLeast"/>
          <w:tblHeader w:val="0"/>
        </w:trPr>
        <w:tc>
          <w:tcPr>
            <w:vAlign w:val="center"/>
          </w:tcPr>
          <w:p w:rsidR="00000000" w:rsidDel="00000000" w:rsidP="00000000" w:rsidRDefault="00000000" w:rsidRPr="00000000" w14:paraId="00000228">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D.3.1</w:t>
            </w:r>
          </w:p>
        </w:tc>
        <w:tc>
          <w:tcPr>
            <w:vAlign w:val="center"/>
          </w:tcPr>
          <w:p w:rsidR="00000000" w:rsidDel="00000000" w:rsidP="00000000" w:rsidRDefault="00000000" w:rsidRPr="00000000" w14:paraId="00000229">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Вебсайт та соціальні мережі SMART</w:t>
            </w:r>
          </w:p>
        </w:tc>
        <w:tc>
          <w:tcPr>
            <w:vAlign w:val="center"/>
          </w:tcPr>
          <w:p w:rsidR="00000000" w:rsidDel="00000000" w:rsidP="00000000" w:rsidRDefault="00000000" w:rsidRPr="00000000" w14:paraId="0000022A">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2B">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2C">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EXEL</w:t>
            </w:r>
          </w:p>
        </w:tc>
        <w:tc>
          <w:tcPr>
            <w:vAlign w:val="center"/>
          </w:tcPr>
          <w:p w:rsidR="00000000" w:rsidDel="00000000" w:rsidP="00000000" w:rsidRDefault="00000000" w:rsidRPr="00000000" w14:paraId="0000022D">
            <w:pPr xmlns:w="http://schemas.openxmlformats.org/wordprocessingml/2006/main">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Протягом усього проєкту (починаючи з 2025 року)</w:t>
            </w:r>
          </w:p>
        </w:tc>
        <w:tc>
          <w:tcP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F">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D3.2</w:t>
            </w:r>
          </w:p>
        </w:tc>
        <w:tc>
          <w:tcPr>
            <w:vAlign w:val="center"/>
          </w:tcPr>
          <w:p w:rsidR="00000000" w:rsidDel="00000000" w:rsidP="00000000" w:rsidRDefault="00000000" w:rsidRPr="00000000" w14:paraId="00000230">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План управління даними FAIR</w:t>
            </w:r>
          </w:p>
        </w:tc>
        <w:tc>
          <w:tcPr>
            <w:vAlign w:val="center"/>
          </w:tcPr>
          <w:p w:rsidR="00000000" w:rsidDel="00000000" w:rsidP="00000000" w:rsidRDefault="00000000" w:rsidRPr="00000000" w14:paraId="00000231">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32">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33">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УНЛ</w:t>
            </w:r>
          </w:p>
        </w:tc>
        <w:tc>
          <w:tcPr>
            <w:vAlign w:val="center"/>
          </w:tcPr>
          <w:p w:rsidR="00000000" w:rsidDel="00000000" w:rsidP="00000000" w:rsidRDefault="00000000" w:rsidRPr="00000000" w14:paraId="00000234">
            <w:pPr xmlns:w="http://schemas.openxmlformats.org/wordprocessingml/2006/main">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Протягом усього проєкту (починаючи з 2025 року)</w:t>
            </w:r>
          </w:p>
        </w:tc>
        <w:tc>
          <w:tcPr>
            <w:vAlign w:val="center"/>
          </w:tcPr>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6">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D3.3</w:t>
            </w:r>
          </w:p>
        </w:tc>
        <w:tc>
          <w:tcPr>
            <w:vAlign w:val="center"/>
          </w:tcPr>
          <w:p w:rsidR="00000000" w:rsidDel="00000000" w:rsidP="00000000" w:rsidRDefault="00000000" w:rsidRPr="00000000" w14:paraId="00000237">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Звіт про експлуатацію</w:t>
            </w:r>
          </w:p>
        </w:tc>
        <w:tc>
          <w:tcPr>
            <w:vAlign w:val="center"/>
          </w:tcPr>
          <w:p w:rsidR="00000000" w:rsidDel="00000000" w:rsidP="00000000" w:rsidRDefault="00000000" w:rsidRPr="00000000" w14:paraId="00000238">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39">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3A">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EXEL</w:t>
            </w:r>
          </w:p>
        </w:tc>
        <w:tc>
          <w:tcPr>
            <w:vAlign w:val="center"/>
          </w:tcPr>
          <w:p w:rsidR="00000000" w:rsidDel="00000000" w:rsidP="00000000" w:rsidRDefault="00000000" w:rsidRPr="00000000" w14:paraId="0000023B">
            <w:pPr xmlns:w="http://schemas.openxmlformats.org/wordprocessingml/2006/main">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04 | 2027</w:t>
            </w:r>
          </w:p>
        </w:tc>
        <w:tc>
          <w:tcPr>
            <w:vAlign w:val="center"/>
          </w:tcPr>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D">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D4.1</w:t>
            </w:r>
          </w:p>
        </w:tc>
        <w:tc>
          <w:tcPr>
            <w:vAlign w:val="center"/>
          </w:tcPr>
          <w:p w:rsidR="00000000" w:rsidDel="00000000" w:rsidP="00000000" w:rsidRDefault="00000000" w:rsidRPr="00000000" w14:paraId="0000023E">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Порядок денний та протоколи зустрічей проєкту</w:t>
            </w:r>
          </w:p>
        </w:tc>
        <w:tc>
          <w:tcPr>
            <w:vAlign w:val="center"/>
          </w:tcPr>
          <w:p w:rsidR="00000000" w:rsidDel="00000000" w:rsidP="00000000" w:rsidRDefault="00000000" w:rsidRPr="00000000" w14:paraId="0000023F">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40">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41">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УНЛ</w:t>
            </w:r>
          </w:p>
        </w:tc>
        <w:tc>
          <w:tcPr>
            <w:vAlign w:val="center"/>
          </w:tcPr>
          <w:p w:rsidR="00000000" w:rsidDel="00000000" w:rsidP="00000000" w:rsidRDefault="00000000" w:rsidRPr="00000000" w14:paraId="00000242">
            <w:pPr xmlns:w="http://schemas.openxmlformats.org/wordprocessingml/2006/main">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Після кожної зустрічі</w:t>
            </w:r>
          </w:p>
        </w:tc>
        <w:tc>
          <w:tcPr>
            <w:vAlign w:val="center"/>
          </w:tcPr>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4">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D4.2</w:t>
            </w:r>
          </w:p>
        </w:tc>
        <w:tc>
          <w:tcPr>
            <w:vAlign w:val="center"/>
          </w:tcPr>
          <w:p w:rsidR="00000000" w:rsidDel="00000000" w:rsidP="00000000" w:rsidRDefault="00000000" w:rsidRPr="00000000" w14:paraId="00000245">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Звіт про гендерну рівність</w:t>
            </w:r>
          </w:p>
        </w:tc>
        <w:tc>
          <w:tcPr>
            <w:vAlign w:val="center"/>
          </w:tcPr>
          <w:p w:rsidR="00000000" w:rsidDel="00000000" w:rsidP="00000000" w:rsidRDefault="00000000" w:rsidRPr="00000000" w14:paraId="00000246">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47">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48">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EXEL</w:t>
            </w:r>
          </w:p>
        </w:tc>
        <w:tc>
          <w:tcPr>
            <w:vAlign w:val="center"/>
          </w:tcPr>
          <w:p w:rsidR="00000000" w:rsidDel="00000000" w:rsidP="00000000" w:rsidRDefault="00000000" w:rsidRPr="00000000" w14:paraId="00000249">
            <w:pPr xmlns:w="http://schemas.openxmlformats.org/wordprocessingml/2006/main">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04 | 2027</w:t>
            </w:r>
          </w:p>
        </w:tc>
        <w:tc>
          <w:tcPr>
            <w:vAlign w:val="center"/>
          </w:tcPr>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B">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D.5.1</w:t>
            </w:r>
          </w:p>
        </w:tc>
        <w:tc>
          <w:tcPr>
            <w:vAlign w:val="center"/>
          </w:tcPr>
          <w:p w:rsidR="00000000" w:rsidDel="00000000" w:rsidP="00000000" w:rsidRDefault="00000000" w:rsidRPr="00000000" w14:paraId="0000024C">
            <w:pPr xmlns:w="http://schemas.openxmlformats.org/wordprocessingml/2006/main">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Інтеграція освіти доктора Віди у 20 європейських HUJI</w:t>
            </w:r>
          </w:p>
        </w:tc>
        <w:tc>
          <w:tcPr>
            <w:vAlign w:val="center"/>
          </w:tcPr>
          <w:p w:rsidR="00000000" w:rsidDel="00000000" w:rsidP="00000000" w:rsidRDefault="00000000" w:rsidRPr="00000000" w14:paraId="0000024D">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4E">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5</w:t>
            </w:r>
          </w:p>
        </w:tc>
        <w:tc>
          <w:tcPr>
            <w:vAlign w:val="center"/>
          </w:tcPr>
          <w:p w:rsidR="00000000" w:rsidDel="00000000" w:rsidP="00000000" w:rsidRDefault="00000000" w:rsidRPr="00000000" w14:paraId="0000024F">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УБ</w:t>
            </w:r>
          </w:p>
        </w:tc>
        <w:tc>
          <w:tcPr>
            <w:vAlign w:val="center"/>
          </w:tcPr>
          <w:p w:rsidR="00000000" w:rsidDel="00000000" w:rsidP="00000000" w:rsidRDefault="00000000" w:rsidRPr="00000000" w14:paraId="00000250">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01 | </w:t>
            </w:r>
            <w:r xmlns:w="http://schemas.openxmlformats.org/wordprocessingml/2006/main" w:rsidDel="00000000" w:rsidR="00000000" w:rsidRPr="00000000">
              <w:rPr>
                <w:rFonts w:ascii="Times New Roman" w:cs="Times New Roman" w:eastAsia="Times New Roman" w:hAnsi="Times New Roman"/>
                <w:sz w:val="18"/>
                <w:szCs w:val="18"/>
                <w:rtl w:val="0"/>
              </w:rPr>
              <w:t xml:space="preserve">2029</w:t>
            </w:r>
          </w:p>
        </w:tc>
        <w:tc>
          <w:tcPr>
            <w:vAlign w:val="center"/>
          </w:tcPr>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2">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D.5.1.2</w:t>
            </w:r>
          </w:p>
        </w:tc>
        <w:tc>
          <w:tcPr>
            <w:vAlign w:val="center"/>
          </w:tcPr>
          <w:p w:rsidR="00000000" w:rsidDel="00000000" w:rsidP="00000000" w:rsidRDefault="00000000" w:rsidRPr="00000000" w14:paraId="00000253">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Доктор Віда Освіта у 20 університетах світу.</w:t>
            </w:r>
          </w:p>
        </w:tc>
        <w:tc>
          <w:tcPr>
            <w:vAlign w:val="center"/>
          </w:tcPr>
          <w:p w:rsidR="00000000" w:rsidDel="00000000" w:rsidP="00000000" w:rsidRDefault="00000000" w:rsidRPr="00000000" w14:paraId="00000254">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55">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6</w:t>
            </w:r>
          </w:p>
        </w:tc>
        <w:tc>
          <w:tcPr>
            <w:vAlign w:val="center"/>
          </w:tcPr>
          <w:p w:rsidR="00000000" w:rsidDel="00000000" w:rsidP="00000000" w:rsidRDefault="00000000" w:rsidRPr="00000000" w14:paraId="00000256">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ХУДЖІ</w:t>
            </w:r>
          </w:p>
        </w:tc>
        <w:tc>
          <w:tcPr>
            <w:vAlign w:val="center"/>
          </w:tcPr>
          <w:p w:rsidR="00000000" w:rsidDel="00000000" w:rsidP="00000000" w:rsidRDefault="00000000" w:rsidRPr="00000000" w14:paraId="00000257">
            <w:pPr xmlns:w="http://schemas.openxmlformats.org/wordprocessingml/2006/main">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09 | </w:t>
            </w:r>
            <w:r xmlns:w="http://schemas.openxmlformats.org/wordprocessingml/2006/main" w:rsidDel="00000000" w:rsidR="00000000" w:rsidRPr="00000000">
              <w:rPr>
                <w:rFonts w:ascii="Times New Roman" w:cs="Times New Roman" w:eastAsia="Times New Roman" w:hAnsi="Times New Roman"/>
                <w:sz w:val="18"/>
                <w:szCs w:val="18"/>
                <w:rtl w:val="0"/>
              </w:rPr>
              <w:t xml:space="preserve">2029</w:t>
            </w:r>
          </w:p>
        </w:tc>
        <w:tc>
          <w:tcPr>
            <w:vAlign w:val="center"/>
          </w:tcPr>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tl w:val="0"/>
              </w:rPr>
            </w:r>
          </w:p>
        </w:tc>
      </w:tr>
    </w:tbl>
    <w:p w:rsidR="00000000" w:rsidDel="00000000" w:rsidP="00000000" w:rsidRDefault="00000000" w:rsidRPr="00000000" w14:paraId="00000259">
      <w:pPr>
        <w:tabs>
          <w:tab w:val="left" w:leader="none" w:pos="1418"/>
        </w:tabs>
        <w:spacing w:after="0" w:lineRule="auto"/>
        <w:rPr>
          <w:rFonts w:ascii="Times New Roman" w:cs="Times New Roman" w:eastAsia="Times New Roman" w:hAnsi="Times New Roman"/>
          <w:color w:val="808080"/>
          <w:sz w:val="18"/>
          <w:szCs w:val="18"/>
          <w:u w:val="single"/>
        </w:rPr>
      </w:pPr>
      <w:r w:rsidDel="00000000" w:rsidR="00000000" w:rsidRPr="00000000">
        <w:rPr>
          <w:rtl w:val="0"/>
        </w:rPr>
      </w:r>
    </w:p>
    <w:p w:rsidR="00000000" w:rsidDel="00000000" w:rsidP="00000000" w:rsidRDefault="00000000" w:rsidRPr="00000000" w14:paraId="0000025A">
      <w:pPr xmlns:w="http://schemas.openxmlformats.org/wordprocessingml/2006/main">
        <w:tabs>
          <w:tab w:val="left" w:leader="none" w:pos="1418"/>
        </w:tabs>
        <w:rPr>
          <w:rFonts w:ascii="Times New Roman" w:cs="Times New Roman" w:eastAsia="Times New Roman" w:hAnsi="Times New Roman"/>
          <w:color w:val="808080"/>
          <w:sz w:val="18"/>
          <w:szCs w:val="18"/>
          <w:u w:val="single"/>
        </w:rPr>
      </w:pPr>
      <w:r xmlns:w="http://schemas.openxmlformats.org/wordprocessingml/2006/main" w:rsidDel="00000000" w:rsidR="00000000" w:rsidRPr="00000000">
        <w:rPr>
          <w:rFonts w:ascii="Times New Roman" w:cs="Times New Roman" w:eastAsia="Times New Roman" w:hAnsi="Times New Roman"/>
          <w:color w:val="000000"/>
          <w:sz w:val="18"/>
          <w:szCs w:val="18"/>
          <w:u w:val="single"/>
          <w:rtl w:val="0"/>
        </w:rPr>
        <w:t xml:space="preserve">Таблиця етапів</w:t>
      </w:r>
    </w:p>
    <w:tbl>
      <w:tblPr>
        <w:tblStyle w:val="Table14"/>
        <w:tblW w:w="9622.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059"/>
        <w:gridCol w:w="1248"/>
        <w:gridCol w:w="915"/>
        <w:gridCol w:w="1306"/>
        <w:gridCol w:w="1484"/>
        <w:gridCol w:w="1366"/>
        <w:gridCol w:w="2244"/>
        <w:tblGridChange w:id="0">
          <w:tblGrid>
            <w:gridCol w:w="1059"/>
            <w:gridCol w:w="1248"/>
            <w:gridCol w:w="915"/>
            <w:gridCol w:w="1306"/>
            <w:gridCol w:w="1484"/>
            <w:gridCol w:w="1366"/>
            <w:gridCol w:w="2244"/>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B">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Ідентифікатор етапу</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C">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Назва етапу</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D">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Номер WP</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E">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Посилання на яку дію, якщо застосовується</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F">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Відповідальний партнер</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0">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Дата досягнення (ММ/РРРР)</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1">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Коментар</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2">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М.1.1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3">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Готовність до освіти доктора Віди</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4">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5">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6">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СТАБ ВІДА</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7">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09/2025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8">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Половина пристроїв Dr. Vida Education має бути робочою</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9">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М.1.2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A">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Керівні принципи освітньої практики доктора Віди</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B">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C">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D">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УНЛ</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E">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09/2025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F">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Результати D.1.1.2; D.1.1.3; D.1.1.4 повинні бути написані та перевірені відповідальним бенефіціаром</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0">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М.1.3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1">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Тестування та перевірка.</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2">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3">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4">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Афіни</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5">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11/2025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6">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Освіта доктора Віди, перевірено та протестовано у першому семестрі 2026 року.</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7">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М.1.4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8">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Доктор Віда Оприлюднення освіти</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9">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A">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B">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УНЛ</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C">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10/2025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D">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Представлено щонайменше на 3 міжнародних конференціях у Капаріці</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E">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М.1.5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F">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СМАРТАП</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0">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1">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2">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УНЛ</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3">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2/2026</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4">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Стартап SMARTUP легалізовано</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5">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М2.1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6">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Залучення вищих навчальних закладів ЄС</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7">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8">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9">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Афіни</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A">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09/2025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B">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10 залучених вищих навчальних закладів ЄС</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C">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М2.2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D">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Навчальні табори</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E">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F">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0">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ХУДЖІ</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1">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01/2026</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2">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Пройдено щонайменше 4 навчальних табори</w:t>
            </w:r>
          </w:p>
        </w:tc>
      </w:tr>
      <w:tr>
        <w:trPr>
          <w:cantSplit w:val="0"/>
          <w:trHeight w:val="733"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3">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М2.3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4">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Веб-інструменти</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5">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6">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7">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ЯГМА</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8">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09/2025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9">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Принаймні 5 нових заявок, поданих ВНЗ, які не є бенефіціарами.</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A">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М5.1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B">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У навчальні програми</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C">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D">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E">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УБ</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F">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01/2027</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0">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Включено щонайменше до всіх навчальних програм бенефіціарів</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1">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М5.2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2">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Закордонні вищі навчальні заклади</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3">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4">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5">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ХУДЖІ</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6">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09/2027</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7">
            <w:pPr xmlns:w="http://schemas.openxmlformats.org/wordprocessingml/2006/main">
              <w:tabs>
                <w:tab w:val="left" w:leader="none" w:pos="1418"/>
              </w:tabs>
              <w:spacing w:after="0" w:before="12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Включено до складу щонайменше 10 закордонних вищих навчальних закладів</w:t>
            </w:r>
          </w:p>
        </w:tc>
      </w:tr>
    </w:tbl>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left" w:leader="none" w:pos="1418"/>
        </w:tabs>
        <w:spacing w:after="0" w:before="120" w:line="240" w:lineRule="auto"/>
        <w:jc w:val="both"/>
        <w:rPr>
          <w:rFonts w:ascii="Times New Roman" w:cs="Times New Roman" w:eastAsia="Times New Roman" w:hAnsi="Times New Roman"/>
          <w:color w:val="808080"/>
          <w:sz w:val="18"/>
          <w:szCs w:val="18"/>
          <w:u w:val="single"/>
        </w:rPr>
      </w:pPr>
      <w:r w:rsidDel="00000000" w:rsidR="00000000" w:rsidRPr="00000000">
        <w:rPr>
          <w:rtl w:val="0"/>
        </w:rPr>
      </w:r>
    </w:p>
    <w:p w:rsidR="00000000" w:rsidDel="00000000" w:rsidP="00000000" w:rsidRDefault="00000000" w:rsidRPr="00000000" w14:paraId="000002A9">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line="24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u w:val="single"/>
          <w:rtl w:val="0"/>
        </w:rPr>
        <w:t xml:space="preserve">Таблиця ризиків</w:t>
      </w:r>
    </w:p>
    <w:tbl>
      <w:tblPr>
        <w:tblStyle w:val="Table15"/>
        <w:tblW w:w="9645.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841"/>
        <w:gridCol w:w="1530"/>
        <w:gridCol w:w="892"/>
        <w:gridCol w:w="1177"/>
        <w:gridCol w:w="1140"/>
        <w:gridCol w:w="4065"/>
        <w:tblGridChange w:id="0">
          <w:tblGrid>
            <w:gridCol w:w="841"/>
            <w:gridCol w:w="1530"/>
            <w:gridCol w:w="892"/>
            <w:gridCol w:w="1177"/>
            <w:gridCol w:w="1140"/>
            <w:gridCol w:w="4065"/>
          </w:tblGrid>
        </w:tblGridChange>
      </w:tblGrid>
      <w:tr>
        <w:trPr>
          <w:cantSplit w:val="0"/>
          <w:trHeight w:val="1368"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A">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Ідентифікатор ризику</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B">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Опис ризику</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C">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Рівень ймовірності (високий, середній, низький)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D">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Рівень серйозності (високий, середній, низький)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E">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Номер WP</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F">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Запропоновані заходи щодо зменшення ризиків</w:t>
            </w:r>
          </w:p>
        </w:tc>
      </w:tr>
      <w:tr>
        <w:trPr>
          <w:cantSplit w:val="0"/>
          <w:trHeight w:val="742"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0">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1">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Кількість студентів нижча за очікувану</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2">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низький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3">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високий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4">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5">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Бенефіціари мають доступ до багатьох різних предметів, окрім обраних для цієї роботи з набору студентів</w:t>
            </w:r>
          </w:p>
        </w:tc>
      </w:tr>
      <w:tr>
        <w:trPr>
          <w:cantSplit w:val="0"/>
          <w:trHeight w:val="742"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6">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7">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Невдача у створенні SMARTUP</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8">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низький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9">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середній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A">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B">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Завдання SMARTUP виконуватиме Наукове товариство протеомаси, партнер NOVA-FCT-BIOSCOPEGROUP.</w:t>
            </w:r>
          </w:p>
        </w:tc>
      </w:tr>
      <w:tr>
        <w:trPr>
          <w:cantSplit w:val="0"/>
          <w:trHeight w:val="53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C">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D">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Партнер, що виходить з консорціуму</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E">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низький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F">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середній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0">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1">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Навички, необхідні для цього проєкту, є надлишковими серед бенефіціарів</w:t>
            </w:r>
          </w:p>
        </w:tc>
      </w:tr>
      <w:tr>
        <w:trPr>
          <w:cantSplit w:val="0"/>
          <w:trHeight w:val="742"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2">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3">
            <w:pPr xmlns:w="http://schemas.openxmlformats.org/wordprocessingml/2006/main">
              <w:tabs>
                <w:tab w:val="left" w:leader="none" w:pos="1418"/>
              </w:tabs>
              <w:spacing w:after="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Масштабне впровадження по всій Європі не вдається</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4">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низький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5">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низький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6">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7">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Кількість партнерів, пов’язаних з бенефіціарами, в Європі занадто велика, щоб зазнати невдачі. Розголошення інформації в Інтернеті як альтернатива</w:t>
            </w:r>
          </w:p>
        </w:tc>
      </w:tr>
      <w:tr>
        <w:trPr>
          <w:cantSplit w:val="0"/>
          <w:trHeight w:val="742"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8">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9">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Масштабне впровадження за межами Європи не дає результатів</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A">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низький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B">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низький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C">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D">
            <w:pPr xmlns:w="http://schemas.openxmlformats.org/wordprocessingml/2006/main">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Кількість закордонних партнерів, пов’язаних з бенефіціарами, в Європі занадто велика, щоб зазнати невдачі. Розголошення інформації в Інтернеті як альтернатива</w:t>
            </w:r>
          </w:p>
        </w:tc>
      </w:tr>
      <w:tr>
        <w:trPr>
          <w:cantSplit w:val="0"/>
          <w:trHeight w:val="917"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E">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Р.6</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F">
            <w:pPr xmlns:w="http://schemas.openxmlformats.org/wordprocessingml/2006/main">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Кількість вчителів нижча за очікувану</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0">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низький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1">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низький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2">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3">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136d9c"/>
                <w:sz w:val="18"/>
                <w:szCs w:val="18"/>
                <w:u w:val="single"/>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Набір учасників розпочнеться на конференції SciEdu, організованій </w:t>
            </w:r>
            <w:hyperlink xmlns:w="http://schemas.openxmlformats.org/wordprocessingml/2006/main" xmlns:r="http://schemas.openxmlformats.org/officeDocument/2006/relationships" r:id="rId50">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UNL у 2025 році.</w:t>
              </w:r>
            </w:hyperlink>
          </w:p>
        </w:tc>
      </w:tr>
      <w:tr>
        <w:trPr>
          <w:cantSplit w:val="0"/>
          <w:trHeight w:val="1573"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4">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Р.7</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5">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Погані результати поширення інформації та інформаційно-просвітницької роботи</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6">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низький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7">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високий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8">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9">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Чітко визначте цільову аудиторію, ключові повідомлення, цілі поширення інформації та стратегії інформаційно-просвітницької роботи на початку проекту. Встановіть ключові показники ефективності (KPI) для поширення інформації, такі як трафік веб-сайту, кількість учасників заходів або кількість цитувань.</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A">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Р.8</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B">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Гендерно незбалансовані команди</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C">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низький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D">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високий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E">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F">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Встановити чіткі та вимірювані цілі щодо гендерної різноманітності для команди, що узгоджуються з акцентом EIT на сприянні інклюзивності та гендерній рівності в дослідженнях.</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0">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Р.9</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1">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Порушення прав інтелектуальної власності третіх осіб</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2">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низький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3">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високий</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4">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5">
            <w:pPr xmlns:w="http://schemas.openxmlformats.org/wordprocessingml/2006/main">
              <w:pBdr>
                <w:top w:space="0" w:sz="0" w:val="nil"/>
                <w:left w:space="0" w:sz="0" w:val="nil"/>
                <w:bottom w:space="0" w:sz="0" w:val="nil"/>
                <w:right w:space="0" w:sz="0" w:val="nil"/>
                <w:between w:space="0" w:sz="0" w:val="nil"/>
              </w:pBdr>
              <w:tabs>
                <w:tab w:val="left" w:leader="none" w:pos="1418"/>
              </w:tabs>
              <w:spacing w:after="0" w:before="120" w:line="240" w:lineRule="auto"/>
              <w:jc w:val="center"/>
              <w:rPr>
                <w:rFonts w:ascii="Times New Roman" w:cs="Times New Roman" w:eastAsia="Times New Roman" w:hAnsi="Times New Roman"/>
                <w:color w:val="000000"/>
                <w:sz w:val="18"/>
                <w:szCs w:val="18"/>
              </w:rPr>
            </w:pPr>
            <w:r xmlns:w="http://schemas.openxmlformats.org/wordprocessingml/2006/main" w:rsidDel="00000000" w:rsidR="00000000" w:rsidRPr="00000000">
              <w:rPr>
                <w:rFonts w:ascii="Times New Roman" w:cs="Times New Roman" w:eastAsia="Times New Roman" w:hAnsi="Times New Roman"/>
                <w:color w:val="000000"/>
                <w:sz w:val="18"/>
                <w:szCs w:val="18"/>
                <w:rtl w:val="0"/>
              </w:rPr>
              <w:t xml:space="preserve">Проведіть ретельну перевірку прав інтелектуальної власності на початку проекту, забезпечуючи ідентифікацію, документування та, за необхідності, належне ліцензування всіх зовнішніх прав інтелектуальної власності, включених до проекту.</w:t>
            </w:r>
          </w:p>
        </w:tc>
      </w:tr>
    </w:tbl>
    <w:p w:rsidR="00000000" w:rsidDel="00000000" w:rsidP="00000000" w:rsidRDefault="00000000" w:rsidRPr="00000000" w14:paraId="000002E6">
      <w:pPr>
        <w:pBdr>
          <w:top w:space="0" w:sz="0" w:val="nil"/>
          <w:left w:space="0" w:sz="0" w:val="nil"/>
          <w:bottom w:space="0" w:sz="0" w:val="nil"/>
          <w:right w:space="0" w:sz="0" w:val="nil"/>
          <w:between w:space="0" w:sz="0" w:val="nil"/>
        </w:pBdr>
        <w:tabs>
          <w:tab w:val="left" w:leader="none" w:pos="1418"/>
        </w:tabs>
        <w:spacing w:after="0" w:before="12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7">
      <w:pPr>
        <w:tabs>
          <w:tab w:val="left" w:leader="none" w:pos="141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xmlns:w="http://schemas.openxmlformats.org/wordprocessingml/2006/main">
        <w:pStyle w:val="Heading3"/>
        <w:tabs>
          <w:tab w:val="left" w:leader="none" w:pos="1418"/>
        </w:tabs>
        <w:spacing w:after="0" w:lineRule="auto"/>
        <w:jc w:val="both"/>
        <w:rPr>
          <w:rFonts w:ascii="Times New Roman" w:cs="Times New Roman" w:eastAsia="Times New Roman" w:hAnsi="Times New Roman"/>
          <w:b w:val="1"/>
          <w:color w:val="848484"/>
        </w:rPr>
      </w:pPr>
      <w:r xmlns:w="http://schemas.openxmlformats.org/wordprocessingml/2006/main" w:rsidDel="00000000" w:rsidR="00000000" w:rsidRPr="00000000">
        <w:rPr>
          <w:rFonts w:ascii="Times New Roman" w:cs="Times New Roman" w:eastAsia="Times New Roman" w:hAnsi="Times New Roman"/>
          <w:b w:val="1"/>
          <w:color w:val="212529"/>
          <w:rtl w:val="0"/>
        </w:rPr>
        <w:t xml:space="preserve">3.2 Можливості партнерів та консорціуму в цілому (максимум 5 сторінок, 15 000 символів)</w:t>
      </w:r>
    </w:p>
    <w:p w:rsidR="00000000" w:rsidDel="00000000" w:rsidP="00000000" w:rsidRDefault="00000000" w:rsidRPr="00000000" w14:paraId="000002E9">
      <w:pPr xmlns:w="http://schemas.openxmlformats.org/wordprocessingml/2006/main">
        <w:pStyle w:val="Heading3"/>
        <w:keepNext w:val="0"/>
        <w:keepLines w:val="0"/>
        <w:shd w:fill="ffffff" w:val="clear"/>
        <w:tabs>
          <w:tab w:val="left" w:leader="none" w:pos="1418"/>
        </w:tabs>
        <w:spacing w:after="80" w:before="0" w:lineRule="auto"/>
        <w:jc w:val="both"/>
        <w:rPr>
          <w:b w:val="1"/>
        </w:rPr>
      </w:pPr>
      <w:bookmarkStart xmlns:w="http://schemas.openxmlformats.org/wordprocessingml/2006/main" w:colFirst="0" w:colLast="0" w:name="_heading=h.ugkltotn9up1" w:id="10"/>
      <w:bookmarkEnd xmlns:w="http://schemas.openxmlformats.org/wordprocessingml/2006/main" w:id="10"/>
      <w:r xmlns:w="http://schemas.openxmlformats.org/wordprocessingml/2006/main" w:rsidDel="00000000" w:rsidR="00000000" w:rsidRPr="00000000">
        <w:rPr>
          <w:rFonts w:ascii="Times New Roman" w:cs="Times New Roman" w:eastAsia="Times New Roman" w:hAnsi="Times New Roman"/>
          <w:color w:val="000000"/>
          <w:rtl w:val="0"/>
        </w:rPr>
        <w:t xml:space="preserve">Консорціум </w:t>
      </w:r>
      <w:r xmlns:w="http://schemas.openxmlformats.org/wordprocessingml/2006/main" w:rsidDel="00000000" w:rsidR="00000000" w:rsidRPr="00000000">
        <w:rPr>
          <w:rFonts w:ascii="Times New Roman" w:cs="Times New Roman" w:eastAsia="Times New Roman" w:hAnsi="Times New Roman"/>
          <w:b w:val="1"/>
          <w:color w:val="000000"/>
          <w:rtl w:val="0"/>
        </w:rPr>
        <w:t xml:space="preserve">SMARTUPDrEDUCATION </w:t>
      </w:r>
      <w:r xmlns:w="http://schemas.openxmlformats.org/wordprocessingml/2006/main" w:rsidDel="00000000" w:rsidR="00000000" w:rsidRPr="00000000">
        <w:rPr>
          <w:rFonts w:ascii="Times New Roman" w:cs="Times New Roman" w:eastAsia="Times New Roman" w:hAnsi="Times New Roman"/>
          <w:color w:val="000000"/>
          <w:rtl w:val="0"/>
        </w:rPr>
        <w:t xml:space="preserve">складається з різноманітної групи партнерів з взаємодоповнюючим досвідом, що забезпечує відповідність цілям проекту та інтеграцію Трикутника знань (освіта, дослідження та інновації). Партнери залучають дисциплінарні та міждисциплінарні знання, ресурси та мережі для сприяння успіху проекту, як показано на рис. 1.</w:t>
      </w:r>
    </w:p>
    <w:p w:rsidR="00000000" w:rsidDel="00000000" w:rsidP="00000000" w:rsidRDefault="00000000" w:rsidRPr="00000000" w14:paraId="000002EA">
      <w:pPr xmlns:w="http://schemas.openxmlformats.org/wordprocessingml/2006/main">
        <w:tabs>
          <w:tab w:val="left" w:leader="none" w:pos="1418"/>
        </w:tabs>
        <w:spacing w:after="0" w:lineRule="auto"/>
        <w:rPr>
          <w:rFonts w:ascii="Times New Roman" w:cs="Times New Roman" w:eastAsia="Times New Roman" w:hAnsi="Times New Roman"/>
          <w:color w:val="000000"/>
          <w:sz w:val="18"/>
          <w:szCs w:val="18"/>
        </w:rPr>
      </w:pPr>
      <w:r xmlns:w="http://schemas.openxmlformats.org/wordprocessingml/2006/main" w:rsidDel="00000000" w:rsidR="00000000" w:rsidRPr="00000000">
        <w:rPr>
          <w:b w:val="1"/>
          <w:rtl w:val="0"/>
        </w:rPr>
        <w:t xml:space="preserve">Рис. 1. Мережа внесків партнерських здібностей проекту SMARTUP.</w:t>
      </w:r>
    </w:p>
    <w:p w:rsidR="00000000" w:rsidDel="00000000" w:rsidP="00000000" w:rsidRDefault="00000000" w:rsidRPr="00000000" w14:paraId="000002EB">
      <w:pPr>
        <w:tabs>
          <w:tab w:val="left" w:leader="none" w:pos="1418"/>
        </w:tabs>
        <w:spacing w:after="0" w:lineRule="auto"/>
        <w:rPr/>
      </w:pPr>
      <w:r w:rsidDel="00000000" w:rsidR="00000000" w:rsidRPr="00000000">
        <w:rPr/>
        <w:drawing>
          <wp:inline distB="114300" distT="114300" distL="114300" distR="114300">
            <wp:extent cx="3643750" cy="2930843"/>
            <wp:effectExtent b="0" l="0" r="0" t="0"/>
            <wp:docPr id="21"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3643750" cy="2930843"/>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tabs>
          <w:tab w:val="left" w:leader="none" w:pos="1418"/>
        </w:tabs>
        <w:spacing w:after="0" w:lineRule="auto"/>
        <w:rPr/>
      </w:pPr>
      <w:r w:rsidDel="00000000" w:rsidR="00000000" w:rsidRPr="00000000">
        <w:rPr>
          <w:rtl w:val="0"/>
        </w:rPr>
      </w:r>
    </w:p>
    <w:p w:rsidR="00000000" w:rsidDel="00000000" w:rsidP="00000000" w:rsidRDefault="00000000" w:rsidRPr="00000000" w14:paraId="000002ED">
      <w:pPr xmlns:w="http://schemas.openxmlformats.org/wordprocessingml/2006/main">
        <w:tabs>
          <w:tab w:val="left" w:leader="none" w:pos="1418"/>
        </w:tabs>
        <w:spacing w:after="0" w:before="0" w:lineRule="auto"/>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Партнери консорціуму доповнюють один одного, звертаючись до Трикутника знань:</w:t>
      </w:r>
    </w:p>
    <w:p w:rsidR="00000000" w:rsidDel="00000000" w:rsidP="00000000" w:rsidRDefault="00000000" w:rsidRPr="00000000" w14:paraId="000002EE">
      <w:pPr xmlns:w="http://schemas.openxmlformats.org/wordprocessingml/2006/main">
        <w:numPr>
          <w:ilvl w:val="0"/>
          <w:numId w:val="2"/>
        </w:numPr>
        <w:tabs>
          <w:tab w:val="left" w:leader="none" w:pos="1418"/>
        </w:tabs>
        <w:spacing w:after="0" w:before="0" w:lineRule="auto"/>
        <w:ind w:left="720" w:hanging="360"/>
        <w:jc w:val="both"/>
        <w:rPr/>
      </w:pPr>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Освіта: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Такі партнери, як UNL, UNIBO, BRFAA та HUJI, пропонують передові освітні програми та практичне навчання у передових галузях.</w:t>
      </w:r>
    </w:p>
    <w:p w:rsidR="00000000" w:rsidDel="00000000" w:rsidP="00000000" w:rsidRDefault="00000000" w:rsidRPr="00000000" w14:paraId="000002EF">
      <w:pPr xmlns:w="http://schemas.openxmlformats.org/wordprocessingml/2006/main">
        <w:numPr>
          <w:ilvl w:val="0"/>
          <w:numId w:val="2"/>
        </w:numPr>
        <w:tabs>
          <w:tab w:val="left" w:leader="none" w:pos="1418"/>
        </w:tabs>
        <w:spacing w:after="0" w:lineRule="auto"/>
        <w:ind w:left="720" w:hanging="360"/>
        <w:jc w:val="both"/>
        <w:rPr/>
      </w:pPr>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Дослідження: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DeepPath, UNL, UNIBO, BRFAA та HUJI сприяють інноваціям у сфері штучного інтелекту, оміки та точної медицини, забезпечуючи трансляційні результати досліджень.</w:t>
      </w:r>
    </w:p>
    <w:p w:rsidR="00000000" w:rsidDel="00000000" w:rsidP="00000000" w:rsidRDefault="00000000" w:rsidRPr="00000000" w14:paraId="000002F0">
      <w:pPr xmlns:w="http://schemas.openxmlformats.org/wordprocessingml/2006/main">
        <w:numPr>
          <w:ilvl w:val="0"/>
          <w:numId w:val="2"/>
        </w:numPr>
        <w:tabs>
          <w:tab w:val="left" w:leader="none" w:pos="1418"/>
        </w:tabs>
        <w:spacing w:after="0" w:lineRule="auto"/>
        <w:ind w:left="720" w:hanging="360"/>
        <w:jc w:val="both"/>
        <w:rPr/>
      </w:pPr>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Інновації: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STABVIDA, YAGHMA та EXEL забезпечують практичне застосування, сталий розвиток та комерціалізацію інструментів і методологій SMARTUP.</w:t>
      </w:r>
    </w:p>
    <w:p w:rsidR="00000000" w:rsidDel="00000000" w:rsidP="00000000" w:rsidRDefault="00000000" w:rsidRPr="00000000" w14:paraId="000002F1">
      <w:pPr xmlns:w="http://schemas.openxmlformats.org/wordprocessingml/2006/main">
        <w:shd w:fill="ffffff" w:val="clear"/>
        <w:tabs>
          <w:tab w:val="left" w:leader="none" w:pos="1418"/>
        </w:tabs>
        <w:spacing w:after="0" w:before="0" w:lineRule="auto"/>
        <w:jc w:val="both"/>
        <w:rPr>
          <w:rFonts w:ascii="Times New Roman" w:cs="Times New Roman" w:eastAsia="Times New Roman" w:hAnsi="Times New Roman"/>
          <w:b w:val="1"/>
          <w:color w:val="000000"/>
          <w:sz w:val="24"/>
          <w:szCs w:val="24"/>
        </w:rPr>
      </w:pPr>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Огляди партнерів консорціуму для проекту SMART з внесками до проекту:</w:t>
      </w:r>
    </w:p>
    <w:p w:rsidR="00000000" w:rsidDel="00000000" w:rsidP="00000000" w:rsidRDefault="00000000" w:rsidRPr="00000000" w14:paraId="000002F2">
      <w:pPr xmlns:w="http://schemas.openxmlformats.org/wordprocessingml/2006/main">
        <w:numPr>
          <w:ilvl w:val="0"/>
          <w:numId w:val="1"/>
        </w:numPr>
        <w:shd w:fill="ffffff" w:val="clear"/>
        <w:tabs>
          <w:tab w:val="left" w:leader="none" w:pos="1418"/>
        </w:tabs>
        <w:spacing w:after="0" w:before="0" w:lineRule="auto"/>
        <w:ind w:left="720" w:hanging="360"/>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YAGHMA: </w:t>
      </w:r>
      <w:r xmlns:w="http://schemas.openxmlformats.org/wordprocessingml/2006/main" w:rsidDel="00000000" w:rsidR="00000000" w:rsidRPr="00000000">
        <w:rPr>
          <w:rFonts w:ascii="Times New Roman" w:cs="Times New Roman" w:eastAsia="Times New Roman" w:hAnsi="Times New Roman"/>
          <w:color w:val="000000"/>
          <w:sz w:val="24"/>
          <w:szCs w:val="24"/>
          <w:rtl w:val="0"/>
        </w:rPr>
        <w:br xmlns:w="http://schemas.openxmlformats.org/wordprocessingml/2006/main" w:type="textWrapping"/>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Спеціалізується на ESG-аналітиці, вдосконалюючи SMARTUP шляхом розробки показників впливу на суспільство та довкілля. YAGHMA використовує свій досвід, отриманий у таких проектах, як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Erasmus+ Partnerships for Sustainable Enterprises,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для впровадження принципів сталого розвитку в освіту та дослідження за допомогою інноваційних рамок, що базуються на цінностях. Внесок YAGHMA забезпечує узгодженість із ширшими цілями сталого розвитку, сприяючи етичним та ефективним інноваціям.</w:t>
      </w:r>
    </w:p>
    <w:p w:rsidR="00000000" w:rsidDel="00000000" w:rsidP="00000000" w:rsidRDefault="00000000" w:rsidRPr="00000000" w14:paraId="000002F3">
      <w:pPr xmlns:w="http://schemas.openxmlformats.org/wordprocessingml/2006/main">
        <w:numPr>
          <w:ilvl w:val="0"/>
          <w:numId w:val="1"/>
        </w:numPr>
        <w:shd w:fill="ffffff" w:val="clear"/>
        <w:tabs>
          <w:tab w:val="left" w:leader="none" w:pos="1418"/>
        </w:tabs>
        <w:spacing w:after="0" w:lineRule="auto"/>
        <w:ind w:left="720" w:hanging="360"/>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STAB VIDA: </w:t>
      </w:r>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br xmlns:w="http://schemas.openxmlformats.org/wordprocessingml/2006/main" w:type="textWrapping"/>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Інновації в генетичних технологіях, включаючи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Doctor Vida Pocket PCR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 портативний пристрій для швидкої діагностики, такої як виявлення COVID-19 та тестування на непереносимість лактози. Технологія інтегрує практичні застосування в освіту через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Dr. Vida Education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 роблячи генетичне тестування доступним та розвиваючи охорону здоров'я та дослідження. Міжнародно визнаний на таких заходах, як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Arab Health 2024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 STAB VIDA розширює свій вплив завдяки інтеграції освіти та досліджень.</w:t>
      </w:r>
    </w:p>
    <w:p w:rsidR="00000000" w:rsidDel="00000000" w:rsidP="00000000" w:rsidRDefault="00000000" w:rsidRPr="00000000" w14:paraId="000002F4">
      <w:pPr xmlns:w="http://schemas.openxmlformats.org/wordprocessingml/2006/main">
        <w:numPr>
          <w:ilvl w:val="0"/>
          <w:numId w:val="1"/>
        </w:numPr>
        <w:shd w:fill="ffffff" w:val="clear"/>
        <w:tabs>
          <w:tab w:val="left" w:leader="none" w:pos="1418"/>
        </w:tabs>
        <w:spacing w:after="0" w:lineRule="auto"/>
        <w:ind w:left="720" w:hanging="360"/>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Лісабонський університет NOVA (UNL): </w:t>
      </w:r>
      <w:r xmlns:w="http://schemas.openxmlformats.org/wordprocessingml/2006/main" w:rsidDel="00000000" w:rsidR="00000000" w:rsidRPr="00000000">
        <w:rPr>
          <w:rFonts w:ascii="Times New Roman" w:cs="Times New Roman" w:eastAsia="Times New Roman" w:hAnsi="Times New Roman"/>
          <w:color w:val="000000"/>
          <w:sz w:val="24"/>
          <w:szCs w:val="24"/>
          <w:rtl w:val="0"/>
        </w:rPr>
        <w:br xmlns:w="http://schemas.openxmlformats.org/wordprocessingml/2006/main" w:type="textWrapping"/>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відомий своїм досвідом у протеоміці та мас-спектрометрії, UNL робить внесок у SMARTUP за допомогою методологій, розроблених у рамках таких проектів, як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Smart4Health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та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TaRDIS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 Він пропонує практичне навчання та міждисциплінарні програми з діагностики та терапії.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Bioscopegroup UNL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сприяє міжнародній співпраці, організовуючи понад 70 міжнародних конференцій та 55 курсів, посилюючи глобальну видимість та вплив SMARTUP.</w:t>
      </w:r>
    </w:p>
    <w:p w:rsidR="00000000" w:rsidDel="00000000" w:rsidP="00000000" w:rsidRDefault="00000000" w:rsidRPr="00000000" w14:paraId="000002F5">
      <w:pPr xmlns:w="http://schemas.openxmlformats.org/wordprocessingml/2006/main">
        <w:numPr>
          <w:ilvl w:val="0"/>
          <w:numId w:val="1"/>
        </w:numPr>
        <w:shd w:fill="ffffff" w:val="clear"/>
        <w:tabs>
          <w:tab w:val="left" w:leader="none" w:pos="1418"/>
        </w:tabs>
        <w:spacing w:after="0" w:lineRule="auto"/>
        <w:ind w:left="720" w:hanging="360"/>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Фонд біомедичних досліджень Академії Афін (BRFAA): </w:t>
      </w:r>
      <w:r xmlns:w="http://schemas.openxmlformats.org/wordprocessingml/2006/main" w:rsidDel="00000000" w:rsidR="00000000" w:rsidRPr="00000000">
        <w:rPr>
          <w:rFonts w:ascii="Times New Roman" w:cs="Times New Roman" w:eastAsia="Times New Roman" w:hAnsi="Times New Roman"/>
          <w:color w:val="000000"/>
          <w:sz w:val="24"/>
          <w:szCs w:val="24"/>
          <w:rtl w:val="0"/>
        </w:rPr>
        <w:br xmlns:w="http://schemas.openxmlformats.org/wordprocessingml/2006/main" w:type="textWrapping"/>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BRFAA надає експертизу в галузі біоінформатики, протеоміки та точної медицини через такі ініціативи, як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CORBEL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та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Літня школа Biomed-AI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 Ці проекти підкреслюють її відданість розвитку досліджень та освіти. BRFAA робить внесок у SMARTUP за допомогою інтеграції штучного інтелекту та навчальних програм з молекулярної біології, підтримуючи міждисциплінарні та інноваційні навчальні середовища.</w:t>
      </w:r>
    </w:p>
    <w:p w:rsidR="00000000" w:rsidDel="00000000" w:rsidP="00000000" w:rsidRDefault="00000000" w:rsidRPr="00000000" w14:paraId="000002F6">
      <w:pPr xmlns:w="http://schemas.openxmlformats.org/wordprocessingml/2006/main">
        <w:numPr>
          <w:ilvl w:val="0"/>
          <w:numId w:val="1"/>
        </w:numPr>
        <w:shd w:fill="ffffff" w:val="clear"/>
        <w:tabs>
          <w:tab w:val="left" w:leader="none" w:pos="1418"/>
        </w:tabs>
        <w:spacing w:after="0" w:lineRule="auto"/>
        <w:ind w:left="720" w:hanging="360"/>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Болонський університет (UNIBO)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 </w:t>
      </w:r>
      <w:r xmlns:w="http://schemas.openxmlformats.org/wordprocessingml/2006/main" w:rsidDel="00000000" w:rsidR="00000000" w:rsidRPr="00000000">
        <w:rPr>
          <w:rFonts w:ascii="Times New Roman" w:cs="Times New Roman" w:eastAsia="Times New Roman" w:hAnsi="Times New Roman"/>
          <w:color w:val="000000"/>
          <w:sz w:val="24"/>
          <w:szCs w:val="24"/>
          <w:rtl w:val="0"/>
        </w:rPr>
        <w:br xmlns:w="http://schemas.openxmlformats.org/wordprocessingml/2006/main" w:type="textWrapping"/>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Має досвід у сфері омік-платформ та медичної хімії, а також досвід участі в таких проектах, як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TOX-OER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(відкриті ресурси для навчання токсикології) та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OEMONOM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(дослідження природних молекул). UNIBO розробляє міждисциплінарні освітні модулі та сприяє інноваціям у дослідженнях нейродегенеративних та метаболічних захворювань, поєднуючи академічні кола та охорону здоров'я. Його професійні магістерські програми, такі як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Судово-хімічний аналіз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та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Прикладні фармацевтичні науки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 слугують моделями для навчальних програм SMARTUP.</w:t>
      </w:r>
    </w:p>
    <w:p w:rsidR="00000000" w:rsidDel="00000000" w:rsidP="00000000" w:rsidRDefault="00000000" w:rsidRPr="00000000" w14:paraId="000002F7">
      <w:pPr xmlns:w="http://schemas.openxmlformats.org/wordprocessingml/2006/main">
        <w:numPr>
          <w:ilvl w:val="0"/>
          <w:numId w:val="1"/>
        </w:numPr>
        <w:shd w:fill="ffffff" w:val="clear"/>
        <w:tabs>
          <w:tab w:val="left" w:leader="none" w:pos="1418"/>
        </w:tabs>
        <w:spacing w:after="0" w:lineRule="auto"/>
        <w:ind w:left="720" w:hanging="360"/>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Єврейський університет у Єрусалимі (HUJI): </w:t>
      </w:r>
      <w:r xmlns:w="http://schemas.openxmlformats.org/wordprocessingml/2006/main" w:rsidDel="00000000" w:rsidR="00000000" w:rsidRPr="00000000">
        <w:rPr>
          <w:rFonts w:ascii="Times New Roman" w:cs="Times New Roman" w:eastAsia="Times New Roman" w:hAnsi="Times New Roman"/>
          <w:color w:val="000000"/>
          <w:sz w:val="24"/>
          <w:szCs w:val="24"/>
          <w:rtl w:val="0"/>
        </w:rPr>
        <w:br xmlns:w="http://schemas.openxmlformats.org/wordprocessingml/2006/main" w:type="textWrapping"/>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використовує обчислювальні та біофізичні підходи в рамках проекту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MEDPNC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 визнаного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Merck та Nature Research (2020)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 HUJI зосереджується на мікросередовищі пухлин та персоналізованій терапії раку, створюючи міждисциплінарні навчальні модулі для SMARTUP. Його внесок забезпечує інтеграцію передових досліджень із суспільними застосуваннями, вирішуючи глобальні проблеми охорони здоров'я.</w:t>
      </w:r>
    </w:p>
    <w:p w:rsidR="00000000" w:rsidDel="00000000" w:rsidP="00000000" w:rsidRDefault="00000000" w:rsidRPr="00000000" w14:paraId="000002F8">
      <w:pPr xmlns:w="http://schemas.openxmlformats.org/wordprocessingml/2006/main">
        <w:numPr>
          <w:ilvl w:val="0"/>
          <w:numId w:val="1"/>
        </w:numPr>
        <w:shd w:fill="ffffff" w:val="clear"/>
        <w:tabs>
          <w:tab w:val="left" w:leader="none" w:pos="1418"/>
        </w:tabs>
        <w:spacing w:after="0" w:lineRule="auto"/>
        <w:ind w:left="720" w:hanging="360"/>
        <w:jc w:val="both"/>
        <w:rPr>
          <w:rFonts w:ascii="Times New Roman" w:cs="Times New Roman" w:eastAsia="Times New Roman" w:hAnsi="Times New Roman"/>
          <w:color w:val="000000"/>
          <w:sz w:val="24"/>
          <w:szCs w:val="24"/>
        </w:rPr>
      </w:pPr>
      <w:r xmlns:w="http://schemas.openxmlformats.org/wordprocessingml/2006/main" w:rsidDel="00000000" w:rsidR="00000000" w:rsidRPr="00000000">
        <w:rPr>
          <w:rFonts w:ascii="Times New Roman" w:cs="Times New Roman" w:eastAsia="Times New Roman" w:hAnsi="Times New Roman"/>
          <w:b w:val="1"/>
          <w:color w:val="000000"/>
          <w:sz w:val="24"/>
          <w:szCs w:val="24"/>
          <w:rtl w:val="0"/>
        </w:rPr>
        <w:t xml:space="preserve">EXEL: </w:t>
      </w:r>
      <w:r xmlns:w="http://schemas.openxmlformats.org/wordprocessingml/2006/main" w:rsidDel="00000000" w:rsidR="00000000" w:rsidRPr="00000000">
        <w:rPr>
          <w:rFonts w:ascii="Times New Roman" w:cs="Times New Roman" w:eastAsia="Times New Roman" w:hAnsi="Times New Roman"/>
          <w:color w:val="000000"/>
          <w:sz w:val="24"/>
          <w:szCs w:val="24"/>
          <w:rtl w:val="0"/>
        </w:rPr>
        <w:br xmlns:w="http://schemas.openxmlformats.org/wordprocessingml/2006/main" w:type="textWrapping"/>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Забезпечує експертизу з поширення та комерціалізації, спираючись на значну участь у таких проектах, як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CURE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TO_AITION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ELMUMY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та </w:t>
      </w:r>
      <w:r xmlns:w="http://schemas.openxmlformats.org/wordprocessingml/2006/main" w:rsidDel="00000000" w:rsidR="00000000" w:rsidRPr="00000000">
        <w:rPr>
          <w:rFonts w:ascii="Times New Roman" w:cs="Times New Roman" w:eastAsia="Times New Roman" w:hAnsi="Times New Roman"/>
          <w:i w:val="1"/>
          <w:color w:val="000000"/>
          <w:sz w:val="24"/>
          <w:szCs w:val="24"/>
          <w:rtl w:val="0"/>
        </w:rPr>
        <w:t xml:space="preserve">DECODE </w:t>
      </w:r>
      <w:r xmlns:w="http://schemas.openxmlformats.org/wordprocessingml/2006/main" w:rsidDel="00000000" w:rsidR="00000000" w:rsidRPr="00000000">
        <w:rPr>
          <w:rFonts w:ascii="Times New Roman" w:cs="Times New Roman" w:eastAsia="Times New Roman" w:hAnsi="Times New Roman"/>
          <w:color w:val="000000"/>
          <w:sz w:val="24"/>
          <w:szCs w:val="24"/>
          <w:rtl w:val="0"/>
        </w:rPr>
        <w:t xml:space="preserve">. EXEL очолює зусилля SMARTUP щодо поширення інформації, забезпечуючи видимість та залучення зацікавлених сторін. Він пропонує навчання з управління інтелектуальною власністю, сприяє підприємництву та інтегрує інновації в діяльність вищих навчальних закладів, одночасно підвищуючи довіру суспільства через заходи залучення громадськості.</w:t>
      </w:r>
    </w:p>
    <w:p w:rsidR="00000000" w:rsidDel="00000000" w:rsidP="00000000" w:rsidRDefault="00000000" w:rsidRPr="00000000" w14:paraId="000002F9">
      <w:pPr>
        <w:shd w:fill="ffffff" w:val="clear"/>
        <w:tabs>
          <w:tab w:val="left" w:leader="none" w:pos="1418"/>
        </w:tabs>
        <w:spacing w:after="0" w:lineRule="auto"/>
        <w:ind w:left="720" w:firstLine="0"/>
        <w:jc w:val="both"/>
        <w:rPr>
          <w:rFonts w:ascii="Times New Roman" w:cs="Times New Roman" w:eastAsia="Times New Roman" w:hAnsi="Times New Roman"/>
          <w:b w:val="1"/>
          <w:color w:val="848484"/>
          <w:sz w:val="24"/>
          <w:szCs w:val="24"/>
        </w:rPr>
      </w:pPr>
      <w:r w:rsidDel="00000000" w:rsidR="00000000" w:rsidRPr="00000000">
        <w:rPr>
          <w:rtl w:val="0"/>
        </w:rPr>
      </w:r>
    </w:p>
    <w:sectPr>
      <w:headerReference r:id="rId52" w:type="default"/>
      <w:headerReference r:id="rId53" w:type="even"/>
      <w:footerReference r:id="rId54" w:type="default"/>
      <w:footerReference r:id="rId55" w:type="even"/>
      <w:pgSz w:h="16838" w:w="11906" w:orient="portrait"/>
      <w:pgMar w:bottom="2268" w:top="2268" w:left="1134" w:right="1134" w:header="0" w:footer="1701"/>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ereza Cartaxo" w:id="0" w:date="2025-07-27T13:50:20Z">
    <w:p w:rsidR="00000000" w:rsidDel="00000000" w:rsidP="00000000" w:rsidRDefault="00000000" w:rsidRPr="00000000" w14:paraId="00000300">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xmlns:w="http://schemas.openxmlformats.org/wordprocessingml/2006/main"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Я пропоную запровадити ідентифікацію інших маркерів, таких як SNP, такі як MTHFR, пов'язані з рівнями HCY, які використовуються для профілактики інсульту та ІХС.</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0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Titillium Web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D">
    <w:pPr>
      <w:pBdr>
        <w:top w:space="0" w:sz="0" w:val="nil"/>
        <w:left w:space="0" w:sz="0" w:val="nil"/>
        <w:bottom w:space="0" w:sz="0" w:val="nil"/>
        <w:right w:space="0" w:sz="0" w:val="nil"/>
        <w:between w:space="0" w:sz="0" w:val="nil"/>
      </w:pBdr>
      <w:tabs>
        <w:tab w:val="left" w:leader="none" w:pos="1418"/>
        <w:tab w:val="center" w:leader="none" w:pos="4513"/>
        <w:tab w:val="right" w:leader="none" w:pos="9026"/>
      </w:tabs>
      <w:spacing w:after="0" w:lineRule="auto"/>
      <w:jc w:val="center"/>
      <w:rPr>
        <w:rFonts w:ascii="Calibri" w:cs="Calibri" w:eastAsia="Calibri" w:hAnsi="Calibri"/>
        <w:color w:val="333333"/>
      </w:rPr>
    </w:pPr>
    <w:r w:rsidDel="00000000" w:rsidR="00000000" w:rsidRPr="00000000">
      <w:rPr>
        <w:rFonts w:ascii="Calibri" w:cs="Calibri" w:eastAsia="Calibri" w:hAnsi="Calibri"/>
        <w:color w:val="333333"/>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tabs>
        <w:tab w:val="left" w:leader="none" w:pos="1418"/>
        <w:tab w:val="center" w:leader="none" w:pos="4513"/>
        <w:tab w:val="right" w:leader="none" w:pos="9026"/>
      </w:tabs>
      <w:rPr>
        <w:rFonts w:ascii="Calibri" w:cs="Calibri" w:eastAsia="Calibri" w:hAnsi="Calibri"/>
        <w:color w:val="333333"/>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F">
    <w:pPr>
      <w:pBdr>
        <w:top w:space="0" w:sz="0" w:val="nil"/>
        <w:left w:space="0" w:sz="0" w:val="nil"/>
        <w:bottom w:space="0" w:sz="0" w:val="nil"/>
        <w:right w:space="0" w:sz="0" w:val="nil"/>
        <w:between w:space="0" w:sz="0" w:val="nil"/>
      </w:pBdr>
      <w:tabs>
        <w:tab w:val="left" w:leader="none" w:pos="1418"/>
        <w:tab w:val="center" w:leader="none" w:pos="4513"/>
        <w:tab w:val="right" w:leader="none" w:pos="9026"/>
      </w:tabs>
      <w:rPr>
        <w:rFonts w:ascii="Calibri" w:cs="Calibri" w:eastAsia="Calibri" w:hAnsi="Calibri"/>
        <w:color w:val="33333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-717550</wp:posOffset>
          </wp:positionH>
          <wp:positionV relativeFrom="paragraph">
            <wp:posOffset>326283</wp:posOffset>
          </wp:positionV>
          <wp:extent cx="7607274" cy="1086753"/>
          <wp:effectExtent b="0" l="0" r="0" t="0"/>
          <wp:wrapNone/>
          <wp:docPr id="18"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607274" cy="108675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A">
    <w:pPr>
      <w:pBdr>
        <w:top w:space="0" w:sz="0" w:val="nil"/>
        <w:left w:space="0" w:sz="0" w:val="nil"/>
        <w:bottom w:space="0" w:sz="0" w:val="nil"/>
        <w:right w:space="0" w:sz="0" w:val="nil"/>
        <w:between w:space="0" w:sz="0" w:val="nil"/>
      </w:pBdr>
      <w:tabs>
        <w:tab w:val="left" w:leader="none" w:pos="1418"/>
        <w:tab w:val="center" w:leader="none" w:pos="4513"/>
        <w:tab w:val="right" w:leader="none" w:pos="9026"/>
      </w:tabs>
      <w:spacing w:after="0" w:lineRule="auto"/>
      <w:jc w:val="center"/>
      <w:rPr>
        <w:rFonts w:ascii="Calibri" w:cs="Calibri" w:eastAsia="Calibri" w:hAnsi="Calibri"/>
        <w:color w:val="333333"/>
      </w:rPr>
    </w:pPr>
    <w:r w:rsidDel="00000000" w:rsidR="00000000" w:rsidRPr="00000000">
      <w:rPr>
        <w:rFonts w:ascii="Calibri" w:cs="Calibri" w:eastAsia="Calibri" w:hAnsi="Calibri"/>
        <w:color w:val="333333"/>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tabs>
        <w:tab w:val="left" w:leader="none" w:pos="1418"/>
        <w:tab w:val="center" w:leader="none" w:pos="4513"/>
        <w:tab w:val="right" w:leader="none" w:pos="9026"/>
      </w:tabs>
      <w:rPr>
        <w:rFonts w:ascii="Calibri" w:cs="Calibri" w:eastAsia="Calibri" w:hAnsi="Calibri"/>
        <w:color w:val="333333"/>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left" w:leader="none" w:pos="1418"/>
        <w:tab w:val="center" w:leader="none" w:pos="4513"/>
        <w:tab w:val="right" w:leader="none" w:pos="9026"/>
      </w:tabs>
      <w:rPr>
        <w:rFonts w:ascii="Calibri" w:cs="Calibri" w:eastAsia="Calibri" w:hAnsi="Calibri"/>
        <w:color w:val="333333"/>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-720088</wp:posOffset>
          </wp:positionH>
          <wp:positionV relativeFrom="paragraph">
            <wp:posOffset>0</wp:posOffset>
          </wp:positionV>
          <wp:extent cx="7595038" cy="1444460"/>
          <wp:effectExtent b="0" l="0" r="0" t="0"/>
          <wp:wrapNone/>
          <wp:docPr descr="A picture containing graphical user interface&#10;&#10;Description automatically generated" id="19" name="image5.jpg"/>
          <a:graphic>
            <a:graphicData uri="http://schemas.openxmlformats.org/drawingml/2006/picture">
              <pic:pic>
                <pic:nvPicPr>
                  <pic:cNvPr descr="A picture containing graphical user interface&#10;&#10;Description automatically generated" id="0" name="image5.jpg"/>
                  <pic:cNvPicPr preferRelativeResize="0"/>
                </pic:nvPicPr>
                <pic:blipFill>
                  <a:blip r:embed="rId1"/>
                  <a:srcRect b="0" l="0" r="0" t="0"/>
                  <a:stretch>
                    <a:fillRect/>
                  </a:stretch>
                </pic:blipFill>
                <pic:spPr>
                  <a:xfrm>
                    <a:off x="0" y="0"/>
                    <a:ext cx="7595038" cy="14444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333333"/>
        <w:sz w:val="22"/>
        <w:szCs w:val="22"/>
        <w:lang w:val="uk"/>
      </w:rPr>
    </w:rPrDefault>
    <w:pPrDefault>
      <w:pPr>
        <w:tabs>
          <w:tab w:val="left" w:leader="none" w:pos="1418"/>
        </w:tabs>
        <w:spacing w:after="240" w:line="264"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40" w:lineRule="auto"/>
    </w:pPr>
    <w:rPr>
      <w:rFonts w:ascii="Calibri" w:cs="Calibri" w:eastAsia="Calibri" w:hAnsi="Calibri"/>
      <w:color w:val="23a2e4"/>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3a2e4"/>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36d9c"/>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3a2e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Titillium Web SemiBold" w:cs="Titillium Web SemiBold" w:eastAsia="Titillium Web SemiBold" w:hAnsi="Titillium Web SemiBold"/>
      <w:color w:val="034ea2"/>
      <w:sz w:val="44"/>
      <w:szCs w:val="4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rsid w:val="009751F4"/>
  </w:style>
  <w:style w:type="character" w:styleId="Heading1Char" w:customStyle="1">
    <w:name w:val="Heading 1 Char"/>
    <w:basedOn w:val="DefaultParagraphFont"/>
    <w:link w:val="Heading1"/>
    <w:uiPriority w:val="9"/>
    <w:rsid w:val="009751F4"/>
    <w:rPr>
      <w:rFonts w:asciiTheme="majorHAnsi" w:cstheme="majorBidi" w:eastAsiaTheme="majorEastAsia" w:hAnsiTheme="majorHAnsi"/>
      <w:color w:val="23a2e4" w:themeColor="accent1" w:themeShade="0000BF"/>
      <w:sz w:val="32"/>
      <w:szCs w:val="32"/>
    </w:rPr>
  </w:style>
  <w:style w:type="paragraph" w:styleId="ListParagraph">
    <w:name w:val="List Paragraph"/>
    <w:basedOn w:val="Normal"/>
    <w:link w:val="ListParagraphChar"/>
    <w:uiPriority w:val="34"/>
    <w:qFormat w:val="1"/>
    <w:rsid w:val="00C84485"/>
    <w:pPr>
      <w:ind w:left="720"/>
    </w:pPr>
    <w:rPr>
      <w:rFonts w:ascii="Titillium Web Light" w:hAnsi="Titillium Web Light"/>
      <w:sz w:val="20"/>
    </w:rPr>
  </w:style>
  <w:style w:type="character" w:styleId="IntenseReference">
    <w:name w:val="Intense Reference"/>
    <w:basedOn w:val="DefaultParagraphFont"/>
    <w:uiPriority w:val="32"/>
    <w:rsid w:val="009751F4"/>
    <w:rPr>
      <w:b w:val="1"/>
      <w:bCs w:val="1"/>
      <w:smallCaps w:val="1"/>
      <w:color w:val="73c4ee" w:themeColor="accent1"/>
      <w:spacing w:val="5"/>
    </w:rPr>
  </w:style>
  <w:style w:type="paragraph" w:styleId="EITTitle" w:customStyle="1">
    <w:name w:val="EIT Title"/>
    <w:qFormat w:val="1"/>
    <w:rsid w:val="00C22220"/>
    <w:pPr>
      <w:spacing w:after="60"/>
      <w:contextualSpacing w:val="1"/>
    </w:pPr>
    <w:rPr>
      <w:rFonts w:ascii="Calibri Light" w:hAnsi="Calibri Light"/>
      <w:color w:val="034ea2" w:themeColor="text2"/>
      <w:sz w:val="44"/>
      <w:szCs w:val="40"/>
      <w:lang w:val="uk"/>
    </w:rPr>
  </w:style>
  <w:style w:type="paragraph" w:styleId="EITSubtitle" w:customStyle="1">
    <w:name w:val="EIT Subtitle"/>
    <w:qFormat w:val="1"/>
    <w:rsid w:val="00226058"/>
    <w:pPr>
      <w:contextualSpacing w:val="1"/>
    </w:pPr>
    <w:rPr>
      <w:rFonts w:ascii="Titillium Web SemiBold" w:cs="Calibri Light" w:hAnsi="Titillium Web SemiBold"/>
      <w:color w:val="ed7000"/>
      <w:sz w:val="32"/>
      <w:szCs w:val="32"/>
      <w:lang w:val="uk"/>
    </w:rPr>
  </w:style>
  <w:style w:type="paragraph" w:styleId="EITBody" w:customStyle="1">
    <w:name w:val="EIT Body"/>
    <w:qFormat w:val="1"/>
    <w:rsid w:val="00C84485"/>
    <w:pPr>
      <w:spacing w:before="120"/>
      <w:contextualSpacing w:val="1"/>
    </w:pPr>
    <w:rPr>
      <w:rFonts w:ascii="Titillium Web Light" w:cs="Calibri Light" w:hAnsi="Titillium Web Light"/>
      <w:color w:val="333333" w:themeColor="text1"/>
      <w:sz w:val="20"/>
    </w:rPr>
  </w:style>
  <w:style w:type="paragraph" w:styleId="Header">
    <w:name w:val="header"/>
    <w:basedOn w:val="Normal"/>
    <w:link w:val="HeaderChar"/>
    <w:uiPriority w:val="99"/>
    <w:unhideWhenUsed w:val="1"/>
    <w:rsid w:val="00AE1157"/>
    <w:pPr>
      <w:tabs>
        <w:tab w:val="center" w:pos="4513"/>
        <w:tab w:val="right" w:pos="9026"/>
      </w:tabs>
    </w:pPr>
  </w:style>
  <w:style w:type="character" w:styleId="HeaderChar" w:customStyle="1">
    <w:name w:val="Header Char"/>
    <w:basedOn w:val="DefaultParagraphFont"/>
    <w:link w:val="Header"/>
    <w:uiPriority w:val="99"/>
    <w:rsid w:val="00AE1157"/>
  </w:style>
  <w:style w:type="paragraph" w:styleId="Footer">
    <w:name w:val="footer"/>
    <w:basedOn w:val="Normal"/>
    <w:link w:val="FooterChar"/>
    <w:uiPriority w:val="99"/>
    <w:unhideWhenUsed w:val="1"/>
    <w:rsid w:val="00AE1157"/>
    <w:pPr>
      <w:tabs>
        <w:tab w:val="center" w:pos="4513"/>
        <w:tab w:val="right" w:pos="9026"/>
      </w:tabs>
    </w:pPr>
  </w:style>
  <w:style w:type="character" w:styleId="FooterChar" w:customStyle="1">
    <w:name w:val="Footer Char"/>
    <w:basedOn w:val="DefaultParagraphFont"/>
    <w:link w:val="Footer"/>
    <w:uiPriority w:val="99"/>
    <w:rsid w:val="00AE1157"/>
  </w:style>
  <w:style w:type="paragraph" w:styleId="EITBullet" w:customStyle="1">
    <w:name w:val="EIT Bullet"/>
    <w:qFormat w:val="1"/>
    <w:rsid w:val="00C84485"/>
    <w:pPr>
      <w:numPr>
        <w:numId w:val="15"/>
      </w:numPr>
      <w:spacing w:after="120"/>
    </w:pPr>
    <w:rPr>
      <w:rFonts w:ascii="Calibri Light" w:cs="Calibri Light" w:hAnsi="Calibri Light"/>
      <w:color w:val="333333" w:themeColor="text1"/>
      <w:sz w:val="20"/>
      <w:lang w:val="uk"/>
    </w:rPr>
  </w:style>
  <w:style w:type="character" w:styleId="PageNumber">
    <w:name w:val="page number"/>
    <w:basedOn w:val="DefaultParagraphFont"/>
    <w:uiPriority w:val="99"/>
    <w:semiHidden w:val="1"/>
    <w:unhideWhenUsed w:val="1"/>
    <w:rsid w:val="00247A21"/>
  </w:style>
  <w:style w:type="character" w:styleId="Heading2Char" w:customStyle="1">
    <w:name w:val="Heading 2 Char"/>
    <w:basedOn w:val="DefaultParagraphFont"/>
    <w:link w:val="Heading2"/>
    <w:uiPriority w:val="9"/>
    <w:semiHidden w:val="1"/>
    <w:rsid w:val="003B4D74"/>
    <w:rPr>
      <w:rFonts w:asciiTheme="majorHAnsi" w:cstheme="majorBidi" w:eastAsiaTheme="majorEastAsia" w:hAnsiTheme="majorHAnsi"/>
      <w:color w:val="23a2e4" w:themeColor="accent1" w:themeShade="0000BF"/>
      <w:sz w:val="26"/>
      <w:szCs w:val="26"/>
    </w:rPr>
  </w:style>
  <w:style w:type="character" w:styleId="Heading3Char" w:customStyle="1">
    <w:name w:val="Heading 3 Char"/>
    <w:basedOn w:val="DefaultParagraphFont"/>
    <w:link w:val="Heading3"/>
    <w:uiPriority w:val="9"/>
    <w:semiHidden w:val="1"/>
    <w:rsid w:val="003B4D74"/>
    <w:rPr>
      <w:rFonts w:asciiTheme="majorHAnsi" w:cstheme="majorBidi" w:eastAsiaTheme="majorEastAsia" w:hAnsiTheme="majorHAnsi"/>
      <w:color w:val="136d9c" w:themeColor="accent1" w:themeShade="00007F"/>
    </w:rPr>
  </w:style>
  <w:style w:type="character" w:styleId="Heading4Char" w:customStyle="1">
    <w:name w:val="Heading 4 Char"/>
    <w:basedOn w:val="DefaultParagraphFont"/>
    <w:link w:val="Heading4"/>
    <w:uiPriority w:val="9"/>
    <w:semiHidden w:val="1"/>
    <w:rsid w:val="003B4D74"/>
    <w:rPr>
      <w:rFonts w:asciiTheme="majorHAnsi" w:cstheme="majorBidi" w:eastAsiaTheme="majorEastAsia" w:hAnsiTheme="majorHAnsi"/>
      <w:i w:val="1"/>
      <w:iCs w:val="1"/>
      <w:color w:val="23a2e4" w:themeColor="accent1" w:themeShade="0000BF"/>
      <w:sz w:val="22"/>
      <w:szCs w:val="22"/>
    </w:rPr>
  </w:style>
  <w:style w:type="paragraph" w:styleId="paragraph" w:customStyle="1">
    <w:name w:val="paragraph"/>
    <w:basedOn w:val="Normal"/>
    <w:rsid w:val="003B4D74"/>
    <w:pPr>
      <w:tabs>
        <w:tab w:val="clear" w:pos="1418"/>
      </w:tabs>
      <w:spacing w:after="100" w:afterAutospacing="1" w:before="100" w:beforeAutospacing="1" w:line="240" w:lineRule="auto"/>
      <w:contextualSpacing w:val="0"/>
    </w:pPr>
    <w:rPr>
      <w:rFonts w:ascii="Times New Roman" w:cs="Times New Roman" w:eastAsia="Times New Roman" w:hAnsi="Times New Roman"/>
      <w:color w:val="auto"/>
      <w:sz w:val="24"/>
      <w:szCs w:val="24"/>
    </w:rPr>
  </w:style>
  <w:style w:type="character" w:styleId="normaltextrun" w:customStyle="1">
    <w:name w:val="normaltextrun"/>
    <w:basedOn w:val="DefaultParagraphFont"/>
    <w:rsid w:val="003B4D74"/>
  </w:style>
  <w:style w:type="character" w:styleId="eop" w:customStyle="1">
    <w:name w:val="eop"/>
    <w:basedOn w:val="DefaultParagraphFont"/>
    <w:rsid w:val="003B4D74"/>
  </w:style>
  <w:style w:type="character" w:styleId="superscript" w:customStyle="1">
    <w:name w:val="superscript"/>
    <w:basedOn w:val="DefaultParagraphFont"/>
    <w:rsid w:val="003B4D74"/>
  </w:style>
  <w:style w:type="character" w:styleId="Hyperlink">
    <w:name w:val="Hyperlink"/>
    <w:basedOn w:val="DefaultParagraphFont"/>
    <w:uiPriority w:val="99"/>
    <w:unhideWhenUsed w:val="1"/>
    <w:rsid w:val="003B4D74"/>
    <w:rPr>
      <w:color w:val="333333" w:themeColor="hyperlink"/>
      <w:u w:val="single"/>
    </w:rPr>
  </w:style>
  <w:style w:type="character" w:styleId="TitleChar" w:customStyle="1">
    <w:name w:val="Title Char"/>
    <w:basedOn w:val="DefaultParagraphFont"/>
    <w:link w:val="Title"/>
    <w:uiPriority w:val="10"/>
    <w:rsid w:val="00226058"/>
    <w:rPr>
      <w:rFonts w:ascii="Titillium Web SemiBold" w:hAnsi="Titillium Web SemiBold" w:eastAsiaTheme="minorEastAsia"/>
      <w:color w:val="034ea2" w:themeColor="text2"/>
      <w:sz w:val="44"/>
      <w:szCs w:val="22"/>
    </w:rPr>
  </w:style>
  <w:style w:type="character" w:styleId="SubtitleChar" w:customStyle="1">
    <w:name w:val="Subtitle Char"/>
    <w:basedOn w:val="DefaultParagraphFont"/>
    <w:link w:val="Subtitle"/>
    <w:uiPriority w:val="11"/>
    <w:rsid w:val="00C84485"/>
    <w:rPr>
      <w:rFonts w:ascii="Titillium Web SemiBold" w:hAnsi="Titillium Web SemiBold" w:cstheme="majorBidi" w:eastAsiaTheme="majorEastAsia"/>
      <w:iCs w:val="1"/>
      <w:color w:val="6bb745" w:themeColor="background2"/>
      <w:sz w:val="28"/>
    </w:rPr>
  </w:style>
  <w:style w:type="character" w:styleId="ListParagraphChar" w:customStyle="1">
    <w:name w:val="List Paragraph Char"/>
    <w:basedOn w:val="DefaultParagraphFont"/>
    <w:link w:val="ListParagraph"/>
    <w:uiPriority w:val="34"/>
    <w:rsid w:val="00C84485"/>
    <w:rPr>
      <w:rFonts w:ascii="Titillium Web Light" w:hAnsi="Titillium Web Light" w:eastAsiaTheme="minorEastAsia"/>
      <w:color w:val="333333" w:themeColor="text1"/>
      <w:sz w:val="20"/>
      <w:szCs w:val="22"/>
    </w:rPr>
  </w:style>
  <w:style w:type="paragraph" w:styleId="Bold" w:customStyle="1">
    <w:name w:val="Bold"/>
    <w:basedOn w:val="Normal"/>
    <w:next w:val="Normal"/>
    <w:qFormat w:val="1"/>
    <w:rsid w:val="00C84485"/>
    <w:pPr>
      <w:spacing w:after="120" w:before="120"/>
      <w:contextualSpacing w:val="0"/>
    </w:pPr>
    <w:rPr>
      <w:rFonts w:ascii="Titillium Web SemiBold" w:hAnsi="Titillium Web SemiBold"/>
      <w:snapToGrid w:val="0"/>
      <w:color w:val="auto"/>
      <w:sz w:val="20"/>
      <w:lang w:val="uk"/>
    </w:rPr>
  </w:style>
  <w:style w:type="table" w:styleId="GridTable1Light1" w:customStyle="1">
    <w:name w:val="Grid Table 1 Light1"/>
    <w:basedOn w:val="TableNormal"/>
    <w:uiPriority w:val="46"/>
    <w:rsid w:val="00FD645E"/>
    <w:rPr>
      <w:rFonts w:eastAsiaTheme="minorEastAsia"/>
    </w:rPr>
    <w:tblPr>
      <w:tblStyleRowBandSize w:val="1"/>
      <w:tblStyleColBandSize w:val="1"/>
      <w:tblBorders>
        <w:top w:color="adadad" w:space="0" w:sz="4" w:themeColor="text1" w:themeTint="000066" w:val="single"/>
        <w:left w:color="adadad" w:space="0" w:sz="4" w:themeColor="text1" w:themeTint="000066" w:val="single"/>
        <w:bottom w:color="adadad" w:space="0" w:sz="4" w:themeColor="text1" w:themeTint="000066" w:val="single"/>
        <w:right w:color="adadad" w:space="0" w:sz="4" w:themeColor="text1" w:themeTint="000066" w:val="single"/>
        <w:insideH w:color="adadad" w:space="0" w:sz="4" w:themeColor="text1" w:themeTint="000066" w:val="single"/>
        <w:insideV w:color="adadad" w:space="0" w:sz="4" w:themeColor="text1" w:themeTint="000066" w:val="single"/>
      </w:tblBorders>
    </w:tblPr>
    <w:tblStylePr w:type="firstRow">
      <w:rPr>
        <w:b w:val="1"/>
        <w:bCs w:val="1"/>
      </w:rPr>
      <w:tblPr/>
      <w:tcPr>
        <w:tcBorders>
          <w:bottom w:color="848484" w:space="0" w:sz="12" w:themeColor="text1" w:themeTint="000099" w:val="single"/>
        </w:tcBorders>
      </w:tcPr>
    </w:tblStylePr>
    <w:tblStylePr w:type="lastRow">
      <w:rPr>
        <w:b w:val="1"/>
        <w:bCs w:val="1"/>
      </w:rPr>
      <w:tblPr/>
      <w:tcPr>
        <w:tcBorders>
          <w:top w:color="848484" w:space="0" w:sz="2" w:themeColor="text1" w:themeTint="000099" w:val="double"/>
        </w:tcBorders>
      </w:tcPr>
    </w:tblStylePr>
    <w:tblStylePr w:type="firstCol">
      <w:rPr>
        <w:b w:val="1"/>
        <w:bCs w:val="1"/>
      </w:rPr>
    </w:tblStylePr>
    <w:tblStylePr w:type="lastCol">
      <w:rPr>
        <w:b w:val="1"/>
        <w:bCs w:val="1"/>
      </w:rPr>
    </w:tblStylePr>
  </w:style>
  <w:style w:type="paragraph" w:styleId="NormalWeb">
    <w:name w:val="Normal (Web)"/>
    <w:basedOn w:val="Normal"/>
    <w:uiPriority w:val="99"/>
    <w:unhideWhenUsed w:val="1"/>
    <w:rsid w:val="00C84485"/>
    <w:pPr>
      <w:tabs>
        <w:tab w:val="clear" w:pos="1418"/>
      </w:tabs>
      <w:spacing w:after="100" w:afterAutospacing="1" w:before="100" w:beforeAutospacing="1" w:line="240" w:lineRule="auto"/>
      <w:contextualSpacing w:val="0"/>
    </w:pPr>
    <w:rPr>
      <w:rFonts w:ascii="Times New Roman" w:cs="Times New Roman" w:eastAsia="Times New Roman" w:hAnsi="Times New Roman"/>
      <w:color w:val="auto"/>
      <w:sz w:val="24"/>
      <w:szCs w:val="24"/>
    </w:rPr>
  </w:style>
  <w:style w:type="character" w:styleId="CommentReference">
    <w:name w:val="annotation reference"/>
    <w:basedOn w:val="DefaultParagraphFont"/>
    <w:uiPriority w:val="99"/>
    <w:semiHidden w:val="1"/>
    <w:unhideWhenUsed w:val="1"/>
    <w:rsid w:val="00C268FC"/>
    <w:rPr>
      <w:sz w:val="16"/>
      <w:szCs w:val="16"/>
    </w:rPr>
  </w:style>
  <w:style w:type="paragraph" w:styleId="CommentText">
    <w:name w:val="annotation text"/>
    <w:basedOn w:val="Normal"/>
    <w:link w:val="CommentTextChar"/>
    <w:uiPriority w:val="99"/>
    <w:unhideWhenUsed w:val="1"/>
    <w:rsid w:val="00C268FC"/>
    <w:pPr>
      <w:spacing w:line="240" w:lineRule="auto"/>
    </w:pPr>
    <w:rPr>
      <w:sz w:val="20"/>
      <w:szCs w:val="20"/>
    </w:rPr>
  </w:style>
  <w:style w:type="character" w:styleId="CommentTextChar" w:customStyle="1">
    <w:name w:val="Comment Text Char"/>
    <w:basedOn w:val="DefaultParagraphFont"/>
    <w:link w:val="CommentText"/>
    <w:uiPriority w:val="99"/>
    <w:rsid w:val="00C268FC"/>
    <w:rPr>
      <w:rFonts w:ascii="Calibri Light" w:hAnsi="Calibri Light" w:eastAsiaTheme="minorEastAsia"/>
      <w:color w:val="333333" w:themeColor="text1"/>
      <w:sz w:val="20"/>
      <w:szCs w:val="20"/>
    </w:rPr>
  </w:style>
  <w:style w:type="paragraph" w:styleId="CommentSubject">
    <w:name w:val="annotation subject"/>
    <w:basedOn w:val="CommentText"/>
    <w:next w:val="CommentText"/>
    <w:link w:val="CommentSubjectChar"/>
    <w:uiPriority w:val="99"/>
    <w:semiHidden w:val="1"/>
    <w:unhideWhenUsed w:val="1"/>
    <w:rsid w:val="00C268FC"/>
    <w:rPr>
      <w:b w:val="1"/>
      <w:bCs w:val="1"/>
    </w:rPr>
  </w:style>
  <w:style w:type="character" w:styleId="CommentSubjectChar" w:customStyle="1">
    <w:name w:val="Comment Subject Char"/>
    <w:basedOn w:val="CommentTextChar"/>
    <w:link w:val="CommentSubject"/>
    <w:uiPriority w:val="99"/>
    <w:semiHidden w:val="1"/>
    <w:rsid w:val="00C268FC"/>
    <w:rPr>
      <w:rFonts w:ascii="Calibri Light" w:hAnsi="Calibri Light" w:eastAsiaTheme="minorEastAsia"/>
      <w:b w:val="1"/>
      <w:bCs w:val="1"/>
      <w:color w:val="333333" w:themeColor="text1"/>
      <w:sz w:val="20"/>
      <w:szCs w:val="20"/>
    </w:rPr>
  </w:style>
  <w:style w:type="table" w:styleId="TableGrid">
    <w:name w:val="Table Grid"/>
    <w:basedOn w:val="TableNormal"/>
    <w:uiPriority w:val="39"/>
    <w:rsid w:val="00AC2978"/>
    <w:rPr>
      <w:lang w:val="uk"/>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llowedHyperlink">
    <w:name w:val="FollowedHyperlink"/>
    <w:basedOn w:val="DefaultParagraphFont"/>
    <w:uiPriority w:val="99"/>
    <w:semiHidden w:val="1"/>
    <w:unhideWhenUsed w:val="1"/>
    <w:rsid w:val="0078505F"/>
    <w:rPr>
      <w:color w:val="333333" w:themeColor="followedHyperlink"/>
      <w:u w:val="single"/>
    </w:rPr>
  </w:style>
  <w:style w:type="character" w:styleId="Strong">
    <w:name w:val="Strong"/>
    <w:basedOn w:val="DefaultParagraphFont"/>
    <w:uiPriority w:val="22"/>
    <w:qFormat w:val="1"/>
    <w:rsid w:val="00E269C3"/>
    <w:rPr>
      <w:b w:val="1"/>
      <w:bCs w:val="1"/>
    </w:rPr>
  </w:style>
  <w:style w:type="character" w:styleId="apple-converted-space" w:customStyle="1">
    <w:name w:val="apple-converted-space"/>
    <w:basedOn w:val="DefaultParagraphFont"/>
    <w:rsid w:val="00E269C3"/>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spacing w:after="60" w:before="480" w:lineRule="auto"/>
    </w:pPr>
    <w:rPr>
      <w:rFonts w:ascii="Titillium Web SemiBold" w:cs="Titillium Web SemiBold" w:eastAsia="Titillium Web SemiBold" w:hAnsi="Titillium Web SemiBold"/>
      <w:color w:val="6bb745"/>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ducation.ec.europa.eu/education-levels/higher-education/inclusive-and-connected-higher-education/bologna-process" TargetMode="External"/><Relationship Id="rId42" Type="http://schemas.openxmlformats.org/officeDocument/2006/relationships/hyperlink" Target="https://sdgs.un.org/goals/goal5" TargetMode="External"/><Relationship Id="rId41" Type="http://schemas.openxmlformats.org/officeDocument/2006/relationships/hyperlink" Target="https://sdgs.un.org/goals/goal5" TargetMode="External"/><Relationship Id="rId44" Type="http://schemas.openxmlformats.org/officeDocument/2006/relationships/hyperlink" Target="https://www.a3es.pt/" TargetMode="External"/><Relationship Id="rId43" Type="http://schemas.openxmlformats.org/officeDocument/2006/relationships/hyperlink" Target="https://ec.europa.eu/info/policies/justice-and-fundamental-rights/gender-equality/gender-equality-strategy_en" TargetMode="External"/><Relationship Id="rId46" Type="http://schemas.openxmlformats.org/officeDocument/2006/relationships/hyperlink" Target="https://www.nvao.net/en" TargetMode="External"/><Relationship Id="rId45" Type="http://schemas.openxmlformats.org/officeDocument/2006/relationships/hyperlink" Target="https://www.aneca.e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smartupdreducation.wixsite.com/welcome" TargetMode="External"/><Relationship Id="rId48" Type="http://schemas.openxmlformats.org/officeDocument/2006/relationships/hyperlink" Target="https://www.bioscopegroup.org/conferences/" TargetMode="External"/><Relationship Id="rId47" Type="http://schemas.openxmlformats.org/officeDocument/2006/relationships/image" Target="media/image3.png"/><Relationship Id="rId4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employment-social-affairs.ec.europa.eu/policies-and-activities/skills-and-qualifications/european-skills-agenda_en" TargetMode="External"/><Relationship Id="rId30" Type="http://schemas.openxmlformats.org/officeDocument/2006/relationships/hyperlink" Target="https://employment-social-affairs.ec.europa.eu/policies-and-activities/skills-and-qualifications/european-skills-agenda_en" TargetMode="External"/><Relationship Id="rId33" Type="http://schemas.openxmlformats.org/officeDocument/2006/relationships/hyperlink" Target="https://eit.europa.eu/" TargetMode="External"/><Relationship Id="rId32" Type="http://schemas.openxmlformats.org/officeDocument/2006/relationships/hyperlink" Target="https://education.ec.europa.eu/focus-topics/digital-education/action-plan" TargetMode="External"/><Relationship Id="rId35" Type="http://schemas.openxmlformats.org/officeDocument/2006/relationships/hyperlink" Target="https://op.europa.eu/en/publication-detail/-/publication/a1d14fa0-8dbe-11e5-b8b7-01aa75ed71a1" TargetMode="External"/><Relationship Id="rId34" Type="http://schemas.openxmlformats.org/officeDocument/2006/relationships/hyperlink" Target="https://eur-lex.europa.eu/legal-content/EN/TXT/?uri=CELEX:32006R1907" TargetMode="External"/><Relationship Id="rId37" Type="http://schemas.openxmlformats.org/officeDocument/2006/relationships/hyperlink" Target="https://www.openaire.eu/" TargetMode="External"/><Relationship Id="rId36" Type="http://schemas.openxmlformats.org/officeDocument/2006/relationships/hyperlink" Target="https://op.europa.eu/en/publication-detail/-/publication/a1d14fa0-8dbe-11e5-b8b7-01aa75ed71a1" TargetMode="External"/><Relationship Id="rId39" Type="http://schemas.openxmlformats.org/officeDocument/2006/relationships/hyperlink" Target="https://www.scientix.eu/" TargetMode="External"/><Relationship Id="rId38" Type="http://schemas.openxmlformats.org/officeDocument/2006/relationships/hyperlink" Target="https://www.scientix.eu/" TargetMode="External"/><Relationship Id="rId20" Type="http://schemas.openxmlformats.org/officeDocument/2006/relationships/hyperlink" Target="https://education.ec.europa.eu/library/science-education_en" TargetMode="External"/><Relationship Id="rId22" Type="http://schemas.openxmlformats.org/officeDocument/2006/relationships/hyperlink" Target="https://link.springer.com/article/10.1007/s00216-022-03992-x?utm_source=chatgpt.com" TargetMode="External"/><Relationship Id="rId21" Type="http://schemas.openxmlformats.org/officeDocument/2006/relationships/hyperlink" Target="https://gem-report-2023.unesco.org/" TargetMode="External"/><Relationship Id="rId24" Type="http://schemas.openxmlformats.org/officeDocument/2006/relationships/hyperlink" Target="https://europass.europa.eu/en/europass-digital-tools/european-qualifications-framework?utm_source=chatgpt.com" TargetMode="External"/><Relationship Id="rId23" Type="http://schemas.openxmlformats.org/officeDocument/2006/relationships/hyperlink" Target="https://www.hks.harvard.edu/sites/default/files/Academic%20Dean%27s%20Office/Guide%20to%20Small-Group%20Learning.pdf" TargetMode="External"/><Relationship Id="rId26" Type="http://schemas.openxmlformats.org/officeDocument/2006/relationships/hyperlink" Target="https://smartupdreducation.wixsite.com/welcome" TargetMode="External"/><Relationship Id="rId25" Type="http://schemas.openxmlformats.org/officeDocument/2006/relationships/hyperlink" Target="https://uis.unesco.org/en/topic/international-standard-classification-education-isced?utm_source=chatgpt.com" TargetMode="External"/><Relationship Id="rId28" Type="http://schemas.openxmlformats.org/officeDocument/2006/relationships/hyperlink" Target="https://employment-social-affairs.ec.europa.eu/policies-and-activities/skills-and-qualifications/european-skills-agenda_en" TargetMode="External"/><Relationship Id="rId27" Type="http://schemas.openxmlformats.org/officeDocument/2006/relationships/hyperlink" Target="https://employment-social-affairs.ec.europa.eu/policies-and-activities/skills-and-qualifications/european-skills-agenda_en" TargetMode="External"/><Relationship Id="rId29" Type="http://schemas.openxmlformats.org/officeDocument/2006/relationships/hyperlink" Target="https://employment-social-affairs.ec.europa.eu/policies-and-activities/skills-and-qualifications/european-skills-agenda_en" TargetMode="External"/><Relationship Id="rId51" Type="http://schemas.openxmlformats.org/officeDocument/2006/relationships/image" Target="media/image2.png"/><Relationship Id="rId50" Type="http://schemas.openxmlformats.org/officeDocument/2006/relationships/hyperlink" Target="https://sciedu2025.com/" TargetMode="External"/><Relationship Id="rId53" Type="http://schemas.openxmlformats.org/officeDocument/2006/relationships/header" Target="header1.xml"/><Relationship Id="rId52" Type="http://schemas.openxmlformats.org/officeDocument/2006/relationships/header" Target="header2.xml"/><Relationship Id="rId11" Type="http://schemas.openxmlformats.org/officeDocument/2006/relationships/hyperlink" Target="https://pubs.rsc.org/en/content/articlelanding/2010/jm/JA9951000169?utm_source=chatgpt.com" TargetMode="External"/><Relationship Id="rId55" Type="http://schemas.openxmlformats.org/officeDocument/2006/relationships/footer" Target="footer1.xml"/><Relationship Id="rId10" Type="http://schemas.openxmlformats.org/officeDocument/2006/relationships/hyperlink" Target="https://eur-lex.europa.eu/legal-content/EN/TXT/?uri=CELEX%3A52019DC0640&amp;utm_source=chatgpt.com" TargetMode="External"/><Relationship Id="rId54" Type="http://schemas.openxmlformats.org/officeDocument/2006/relationships/footer" Target="footer2.xml"/><Relationship Id="rId13" Type="http://schemas.openxmlformats.org/officeDocument/2006/relationships/hyperlink" Target="https://education.ec.europa.eu/focus-topics/digital-education/action-plan?utm_source=chatgpt.com" TargetMode="External"/><Relationship Id="rId12" Type="http://schemas.openxmlformats.org/officeDocument/2006/relationships/hyperlink" Target="https://pubs.rsc.org/en/content/articlelanding/2010/jm/JA9951000169?utm_source=chatgpt.com" TargetMode="External"/><Relationship Id="rId15" Type="http://schemas.openxmlformats.org/officeDocument/2006/relationships/hyperlink" Target="https://education.ec.europa.eu/focus-topics/improving-quality/key-competences?utm_source=chatgpt.com" TargetMode="External"/><Relationship Id="rId14" Type="http://schemas.openxmlformats.org/officeDocument/2006/relationships/hyperlink" Target="https://ec.europa.eu/social/main.jsp?catId=1223&amp;langId=en" TargetMode="External"/><Relationship Id="rId17" Type="http://schemas.openxmlformats.org/officeDocument/2006/relationships/hyperlink" Target="https://www.iop.org/sites/default/files/2019-09/practical-work-in-science.pdf?utm_source=chatgpt.com" TargetMode="External"/><Relationship Id="rId16" Type="http://schemas.openxmlformats.org/officeDocument/2006/relationships/hyperlink" Target="https://www.bioscopegroup.org/conferences/" TargetMode="External"/><Relationship Id="rId19" Type="http://schemas.openxmlformats.org/officeDocument/2006/relationships/hyperlink" Target="https://publications.lib.chalmers.se/records/fulltext/203607/local_203607.pdf?utm_source=chatgpt.com" TargetMode="External"/><Relationship Id="rId18" Type="http://schemas.openxmlformats.org/officeDocument/2006/relationships/hyperlink" Target="https://eur-lex.europa.eu/legal-content/en/ALL/?uri=CELEX%3A32006R1907&amp;utm_source=chatgp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itilliumWebSemiBold-regular.ttf"/><Relationship Id="rId2" Type="http://schemas.openxmlformats.org/officeDocument/2006/relationships/font" Target="fonts/TitilliumWebSemiBold-bold.ttf"/><Relationship Id="rId3" Type="http://schemas.openxmlformats.org/officeDocument/2006/relationships/font" Target="fonts/TitilliumWebSemiBold-italic.ttf"/><Relationship Id="rId4" Type="http://schemas.openxmlformats.org/officeDocument/2006/relationships/font" Target="fonts/TitilliumWebSemiBold-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EIT RawMaterials">
      <a:dk1>
        <a:srgbClr val="333333"/>
      </a:dk1>
      <a:lt1>
        <a:srgbClr val="FFFFFF"/>
      </a:lt1>
      <a:dk2>
        <a:srgbClr val="034EA2"/>
      </a:dk2>
      <a:lt2>
        <a:srgbClr val="6BB745"/>
      </a:lt2>
      <a:accent1>
        <a:srgbClr val="73C4EE"/>
      </a:accent1>
      <a:accent2>
        <a:srgbClr val="630F7A"/>
      </a:accent2>
      <a:accent3>
        <a:srgbClr val="E74394"/>
      </a:accent3>
      <a:accent4>
        <a:srgbClr val="152D79"/>
      </a:accent4>
      <a:accent5>
        <a:srgbClr val="FDCD15"/>
      </a:accent5>
      <a:accent6>
        <a:srgbClr val="00AFAA"/>
      </a:accent6>
      <a:hlink>
        <a:srgbClr val="333333"/>
      </a:hlink>
      <a:folHlink>
        <a:srgbClr val="33333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sZRno9uuYFvpz1U4poRtwaBVQw==">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2025-06-27T16:42:00Z</dcterms:created>
  <dc:creator>Javor Dimitrov</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0x0101007D07AA6AA8C94F4C9B60AEE6F479C083</vt:lpwstr>
  </property>
  <property fmtid="{D5CDD505-2E9C-101B-9397-08002B2CF9AE}" pid="3" name="MediaServiceImageTags">
    <vt:lpwstr/>
  </property>
</Properties>
</file>