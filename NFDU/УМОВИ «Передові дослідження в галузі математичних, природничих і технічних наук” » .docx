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до 35</w:t>
      </w:r>
      <w:r w:rsidDel="00000000" w:rsidR="00000000" w:rsidRPr="00000000">
        <w:rPr>
          <w:rtl w:val="0"/>
        </w:rPr>
      </w:r>
    </w:p>
    <w:tbl>
      <w:tblPr>
        <w:tblStyle w:val="Table1"/>
        <w:tblW w:w="14610.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85"/>
        <w:gridCol w:w="7125"/>
        <w:tblGridChange w:id="0">
          <w:tblGrid>
            <w:gridCol w:w="7485"/>
            <w:gridCol w:w="7125"/>
          </w:tblGrid>
        </w:tblGridChange>
      </w:tblGrid>
      <w:tr>
        <w:trPr>
          <w:cantSplit w:val="0"/>
          <w:tblHeader w:val="0"/>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1134"/>
                <w:tab w:val="center" w:pos="4819"/>
                <w:tab w:val="left" w:pos="8400"/>
              </w:tabs>
              <w:spacing w:after="0" w:before="0" w:line="240" w:lineRule="auto"/>
              <w:ind w:left="0" w:right="0" w:firstLine="85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УМОВИ</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85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проведення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Національним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фондом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досліджень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України</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85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виконання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досліджень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розробок</w:t>
            </w:r>
          </w:p>
          <w:p w:rsidR="00000000" w:rsidDel="00000000" w:rsidP="00000000" w:rsidRDefault="00000000" w:rsidRPr="00000000" w14:paraId="00000005">
            <w:pPr>
              <w:jc w:val="both"/>
              <w:rPr>
                <w:rFonts w:ascii="Times New Roman" w:cs="Times New Roman" w:eastAsia="Times New Roman" w:hAnsi="Times New Roman"/>
                <w:b w:val="1"/>
                <w:i w:val="0"/>
                <w:smallCaps w:val="0"/>
                <w:strike w:val="0"/>
                <w:color w:val="000000"/>
                <w:sz w:val="26"/>
                <w:szCs w:val="26"/>
                <w:u w:val="none"/>
                <w:vertAlign w:val="baseline"/>
              </w:rPr>
            </w:pPr>
            <w:r w:rsidDel="00000000" w:rsidR="00000000" w:rsidRPr="00000000">
              <w:rPr>
                <w:b w:val="1"/>
                <w:rtl w:val="0"/>
              </w:rPr>
              <w:t xml:space="preserve">“</w:t>
            </w:r>
            <w:r w:rsidDel="00000000" w:rsidR="00000000" w:rsidRPr="00000000">
              <w:rPr>
                <w:b w:val="1"/>
                <w:sz w:val="24"/>
                <w:szCs w:val="24"/>
                <w:rtl w:val="0"/>
              </w:rPr>
              <w:t xml:space="preserve">Передові дослідження в галузі математичних, природничих і технічних наук</w:t>
            </w:r>
            <w:r w:rsidDel="00000000" w:rsidR="00000000" w:rsidRPr="00000000">
              <w:rPr>
                <w:b w:val="1"/>
                <w:rtl w:val="0"/>
              </w:rPr>
              <w:t xml:space="preserve">”</w:t>
            </w:r>
            <w:r w:rsidDel="00000000" w:rsidR="00000000" w:rsidRPr="00000000">
              <w:rPr>
                <w:rtl w:val="0"/>
              </w:rPr>
              <w:t xml:space="preserve"> / </w:t>
            </w:r>
            <w:r w:rsidDel="00000000" w:rsidR="00000000" w:rsidRPr="00000000">
              <w:rPr>
                <w:b w:val="1"/>
                <w:sz w:val="22"/>
                <w:szCs w:val="22"/>
                <w:rtl w:val="0"/>
              </w:rPr>
              <w:t xml:space="preserve">Cutting-edge investigations in mathematical, natural and technical sciences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tc>
        <w:tc>
          <w:tcPr/>
          <w:p w:rsidR="00000000" w:rsidDel="00000000" w:rsidP="00000000" w:rsidRDefault="00000000" w:rsidRPr="00000000" w14:paraId="00000008">
            <w:pPr>
              <w:spacing w:after="240" w:before="240" w:lineRule="auto"/>
              <w:ind w:firstLine="860"/>
              <w:jc w:val="center"/>
              <w:rPr>
                <w:b w:val="1"/>
                <w:sz w:val="23"/>
                <w:szCs w:val="23"/>
              </w:rPr>
            </w:pPr>
            <w:r w:rsidDel="00000000" w:rsidR="00000000" w:rsidRPr="00000000">
              <w:rPr>
                <w:b w:val="1"/>
                <w:sz w:val="23"/>
                <w:szCs w:val="23"/>
                <w:rtl w:val="0"/>
              </w:rPr>
              <w:t xml:space="preserve">CONDITIONS</w:t>
            </w:r>
          </w:p>
          <w:p w:rsidR="00000000" w:rsidDel="00000000" w:rsidP="00000000" w:rsidRDefault="00000000" w:rsidRPr="00000000" w14:paraId="00000009">
            <w:pPr>
              <w:spacing w:after="240" w:before="240" w:lineRule="auto"/>
              <w:ind w:firstLine="860"/>
              <w:jc w:val="center"/>
              <w:rPr>
                <w:b w:val="1"/>
                <w:sz w:val="23"/>
                <w:szCs w:val="23"/>
              </w:rPr>
            </w:pPr>
            <w:r w:rsidDel="00000000" w:rsidR="00000000" w:rsidRPr="00000000">
              <w:rPr>
                <w:b w:val="1"/>
                <w:sz w:val="23"/>
                <w:szCs w:val="23"/>
                <w:rtl w:val="0"/>
              </w:rPr>
              <w:t xml:space="preserve">for the National Research Foundation of Ukraine to hold a call of projects for the implementation of research and development</w:t>
            </w:r>
          </w:p>
          <w:p w:rsidR="00000000" w:rsidDel="00000000" w:rsidP="00000000" w:rsidRDefault="00000000" w:rsidRPr="00000000" w14:paraId="0000000A">
            <w:pPr>
              <w:jc w:val="both"/>
              <w:rPr/>
            </w:pPr>
            <w:r w:rsidDel="00000000" w:rsidR="00000000" w:rsidRPr="00000000">
              <w:rPr>
                <w:b w:val="1"/>
                <w:rtl w:val="0"/>
              </w:rPr>
              <w:t xml:space="preserve">        </w:t>
            </w:r>
            <w:r w:rsidDel="00000000" w:rsidR="00000000" w:rsidRPr="00000000">
              <w:rPr>
                <w:b w:val="1"/>
                <w:rtl w:val="0"/>
              </w:rPr>
              <w:t xml:space="preserve">Cutting-edge investigations in mathematical, natural and technical sciences </w:t>
            </w:r>
            <w:r w:rsidDel="00000000" w:rsidR="00000000" w:rsidRPr="00000000">
              <w:rPr>
                <w:rtl w:val="0"/>
              </w:rPr>
            </w:r>
          </w:p>
        </w:tc>
      </w:tr>
      <w:tr>
        <w:trPr>
          <w:cantSplit w:val="0"/>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 ЗАГАЛЬНІ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ВІДОМОСТІ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w:t>
            </w:r>
            <w:r w:rsidDel="00000000" w:rsidR="00000000" w:rsidRPr="00000000">
              <w:rPr>
                <w:rtl w:val="0"/>
              </w:rPr>
            </w:r>
          </w:p>
        </w:tc>
        <w:tc>
          <w:tcPr/>
          <w:p w:rsidR="00000000" w:rsidDel="00000000" w:rsidP="00000000" w:rsidRDefault="00000000" w:rsidRPr="00000000" w14:paraId="0000000C">
            <w:pPr>
              <w:spacing w:after="240" w:before="240" w:lineRule="auto"/>
              <w:jc w:val="both"/>
              <w:rPr/>
            </w:pPr>
            <w:r w:rsidDel="00000000" w:rsidR="00000000" w:rsidRPr="00000000">
              <w:rPr>
                <w:b w:val="1"/>
                <w:rtl w:val="0"/>
              </w:rPr>
              <w:t xml:space="preserve">І. GENERAL INFORMATION ABOUT THE CALL</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Назва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w:t>
            </w:r>
            <w:r w:rsidDel="00000000" w:rsidR="00000000" w:rsidRPr="00000000">
              <w:rPr>
                <w:b w:val="1"/>
                <w:sz w:val="24"/>
                <w:szCs w:val="24"/>
                <w:rtl w:val="0"/>
              </w:rPr>
              <w:t xml:space="preserve">Передові дослідження в галузі математичних, природничих і технічних наук</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r>
          </w:p>
          <w:p w:rsidR="00000000" w:rsidDel="00000000" w:rsidP="00000000" w:rsidRDefault="00000000" w:rsidRPr="00000000" w14:paraId="0000000E">
            <w:pPr>
              <w:jc w:val="center"/>
              <w:rPr/>
            </w:pPr>
            <w:r w:rsidDel="00000000" w:rsidR="00000000" w:rsidRPr="00000000">
              <w:rPr>
                <w:rtl w:val="0"/>
              </w:rPr>
            </w:r>
          </w:p>
        </w:tc>
        <w:tc>
          <w:tcPr/>
          <w:p w:rsidR="00000000" w:rsidDel="00000000" w:rsidP="00000000" w:rsidRDefault="00000000" w:rsidRPr="00000000" w14:paraId="0000000F">
            <w:pPr>
              <w:pageBreakBefore w:val="0"/>
              <w:jc w:val="both"/>
              <w:rPr/>
            </w:pPr>
            <w:r w:rsidDel="00000000" w:rsidR="00000000" w:rsidRPr="00000000">
              <w:rPr>
                <w:b w:val="1"/>
                <w:sz w:val="24"/>
                <w:szCs w:val="24"/>
                <w:rtl w:val="0"/>
              </w:rPr>
              <w:t xml:space="preserve">1.1. The name of the call - </w:t>
            </w:r>
            <w:r w:rsidDel="00000000" w:rsidR="00000000" w:rsidRPr="00000000">
              <w:rPr>
                <w:sz w:val="24"/>
                <w:szCs w:val="24"/>
                <w:rtl w:val="0"/>
              </w:rPr>
              <w:t xml:space="preserve"> “</w:t>
            </w:r>
            <w:r w:rsidDel="00000000" w:rsidR="00000000" w:rsidRPr="00000000">
              <w:rPr>
                <w:b w:val="1"/>
                <w:rtl w:val="0"/>
              </w:rPr>
              <w:t xml:space="preserve">Cutting-edge investigations in mathematical, natural and technical sciences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spacing w:after="240" w:before="240" w:lineRule="auto"/>
              <w:jc w:val="both"/>
              <w:rPr>
                <w:color w:val="cc0000"/>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sz w:val="26"/>
                <w:szCs w:val="26"/>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Мета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фінансування найкращих наукових проєктів, спрямованих на вирішення фундаментальних та актуальних  прикладних проблем математичних, природничих, технічних,  біологічних, аграрних та медичних наук </w:t>
            </w:r>
            <w:r w:rsidDel="00000000" w:rsidR="00000000" w:rsidRPr="00000000">
              <w:rPr>
                <w:sz w:val="26"/>
                <w:szCs w:val="26"/>
                <w:rtl w:val="0"/>
              </w:rPr>
              <w:t xml:space="preserve">(галузі знань 09-22, 27 відповідно до переліку, визначеного постановою КМУ від 29 квітня 2015 р. № 266).</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color w:val="0000ff"/>
                <w:sz w:val="26"/>
                <w:szCs w:val="26"/>
              </w:rPr>
            </w:pPr>
            <w:hyperlink r:id="rId7">
              <w:r w:rsidDel="00000000" w:rsidR="00000000" w:rsidRPr="00000000">
                <w:rPr>
                  <w:color w:val="0000ff"/>
                  <w:sz w:val="26"/>
                  <w:szCs w:val="26"/>
                  <w:u w:val="single"/>
                  <w:rtl w:val="0"/>
                </w:rPr>
                <w:t xml:space="preserve">https://zakon.rada.gov.ua/laws/show/266-2015-%D0%BF#Text</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color w:val="ff0000"/>
                <w:sz w:val="26"/>
                <w:szCs w:val="26"/>
                <w:highlight w:val="green"/>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Конкурсний відбір здійснюється відповідно до Порядку конкурсного відбору та фінансування Національним фондом досліджень проектів із виконання наукових досліджень і розробок, затвердженого постановою Кабінету Міністрів України від 27 грудня 2019 року № 1170.</w:t>
            </w:r>
          </w:p>
          <w:p w:rsidR="00000000" w:rsidDel="00000000" w:rsidP="00000000" w:rsidRDefault="00000000" w:rsidRPr="00000000" w14:paraId="00000017">
            <w:pPr>
              <w:jc w:val="both"/>
              <w:rPr/>
            </w:pPr>
            <w:r w:rsidDel="00000000" w:rsidR="00000000" w:rsidRPr="00000000">
              <w:rPr>
                <w:rtl w:val="0"/>
              </w:rPr>
            </w:r>
          </w:p>
        </w:tc>
        <w:tc>
          <w:tcPr/>
          <w:p w:rsidR="00000000" w:rsidDel="00000000" w:rsidP="00000000" w:rsidRDefault="00000000" w:rsidRPr="00000000" w14:paraId="00000018">
            <w:pPr>
              <w:pageBreakBefore w:val="0"/>
              <w:spacing w:after="240" w:before="240" w:lineRule="auto"/>
              <w:jc w:val="both"/>
              <w:rPr>
                <w:rFonts w:ascii="Roboto" w:cs="Roboto" w:eastAsia="Roboto" w:hAnsi="Roboto"/>
                <w:b w:val="1"/>
                <w:sz w:val="27"/>
                <w:szCs w:val="27"/>
                <w:shd w:fill="f5f5f5" w:val="clear"/>
              </w:rPr>
            </w:pPr>
            <w:r w:rsidDel="00000000" w:rsidR="00000000" w:rsidRPr="00000000">
              <w:rPr>
                <w:b w:val="1"/>
                <w:sz w:val="24"/>
                <w:szCs w:val="24"/>
                <w:rtl w:val="0"/>
              </w:rPr>
              <w:t xml:space="preserve">1.2. Purpose of the call - </w:t>
            </w:r>
            <w:r w:rsidDel="00000000" w:rsidR="00000000" w:rsidRPr="00000000">
              <w:rPr>
                <w:sz w:val="24"/>
                <w:szCs w:val="24"/>
                <w:shd w:fill="f5f5f5" w:val="clear"/>
                <w:rtl w:val="0"/>
              </w:rPr>
              <w:t xml:space="preserve">funding of the best research projects aimed at solving fundamental and topical applied problems of mathematical, natural, technical, biological, agricultural and medical sciences (fields of knowledge 09-22, 27 according to the list defined by the Resolution of the Cabinet of Ministers of April 29, 2015 № 266).</w:t>
            </w:r>
            <w:r w:rsidDel="00000000" w:rsidR="00000000" w:rsidRPr="00000000">
              <w:rPr>
                <w:rFonts w:ascii="Roboto" w:cs="Roboto" w:eastAsia="Roboto" w:hAnsi="Roboto"/>
                <w:b w:val="1"/>
                <w:sz w:val="27"/>
                <w:szCs w:val="27"/>
                <w:shd w:fill="f5f5f5" w:val="clear"/>
                <w:rtl w:val="0"/>
              </w:rPr>
              <w:t xml:space="preserve"> </w:t>
            </w:r>
          </w:p>
          <w:p w:rsidR="00000000" w:rsidDel="00000000" w:rsidP="00000000" w:rsidRDefault="00000000" w:rsidRPr="00000000" w14:paraId="00000019">
            <w:pPr>
              <w:tabs>
                <w:tab w:val="left" w:pos="8520"/>
              </w:tabs>
              <w:jc w:val="both"/>
              <w:rPr>
                <w:rFonts w:ascii="Roboto" w:cs="Roboto" w:eastAsia="Roboto" w:hAnsi="Roboto"/>
                <w:b w:val="1"/>
                <w:sz w:val="27"/>
                <w:szCs w:val="27"/>
                <w:shd w:fill="f5f5f5" w:val="clear"/>
              </w:rPr>
            </w:pPr>
            <w:hyperlink r:id="rId8">
              <w:r w:rsidDel="00000000" w:rsidR="00000000" w:rsidRPr="00000000">
                <w:rPr>
                  <w:color w:val="0000ff"/>
                  <w:sz w:val="26"/>
                  <w:szCs w:val="26"/>
                  <w:u w:val="single"/>
                  <w:rtl w:val="0"/>
                </w:rPr>
                <w:t xml:space="preserve">https://zakon.rada.gov.ua/laws/show/266-2015-%D0%BF#Text</w:t>
              </w:r>
            </w:hyperlink>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sz w:val="24"/>
                <w:szCs w:val="24"/>
                <w:rtl w:val="0"/>
              </w:rPr>
              <w:t xml:space="preserve">Call selection is carried out in accordance with the Procedure for call selection and financing by the National Research Foundation of projects for the implementation of research and development, approved by the resolution of the Cabinet of Ministers of Ukraine of December 27, 2019. 1170</w:t>
            </w:r>
            <w:r w:rsidDel="00000000" w:rsidR="00000000" w:rsidRPr="00000000">
              <w:rPr>
                <w:rtl w:val="0"/>
              </w:rPr>
              <w:t xml:space="preserve">. </w:t>
            </w:r>
          </w:p>
          <w:p w:rsidR="00000000" w:rsidDel="00000000" w:rsidP="00000000" w:rsidRDefault="00000000" w:rsidRPr="00000000" w14:paraId="0000001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1.3. Тематичні</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напрями</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 конкурс колективних проєктів за напрямами досліджень, пов’язаних із  виконанням фундаментальних та прикладних наукових досліджень і розробок в </w:t>
            </w:r>
            <w:r w:rsidDel="00000000" w:rsidR="00000000" w:rsidRPr="00000000">
              <w:rPr>
                <w:sz w:val="24"/>
                <w:szCs w:val="24"/>
                <w:rtl w:val="0"/>
              </w:rPr>
              <w:t xml:space="preserve">галузі</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математичних, </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природничих, технічних, біологічних, аграрних та медичних наук. </w:t>
            </w:r>
            <w:r w:rsidDel="00000000" w:rsidR="00000000" w:rsidRPr="00000000">
              <w:rPr>
                <w:sz w:val="24"/>
                <w:szCs w:val="24"/>
                <w:rtl w:val="0"/>
              </w:rPr>
              <w:t xml:space="preserve"> </w:t>
            </w:r>
            <w:r w:rsidDel="00000000" w:rsidR="00000000" w:rsidRPr="00000000">
              <w:rPr>
                <w:sz w:val="24"/>
                <w:szCs w:val="24"/>
                <w:rtl w:val="0"/>
              </w:rPr>
              <w:t xml:space="preserve">(галузі знань 09-22, 27 відповідно до переліку, визначеного Постановою КМУ від 29 квітня 2015 р. № 266).</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color w:val="ff0000"/>
                <w:sz w:val="24"/>
                <w:szCs w:val="24"/>
              </w:rPr>
            </w:pPr>
            <w:hyperlink r:id="rId9">
              <w:r w:rsidDel="00000000" w:rsidR="00000000" w:rsidRPr="00000000">
                <w:rPr>
                  <w:color w:val="1155cc"/>
                  <w:sz w:val="24"/>
                  <w:szCs w:val="24"/>
                  <w:u w:val="single"/>
                  <w:rtl w:val="0"/>
                </w:rPr>
                <w:t xml:space="preserve">https://zakon.rada.gov.ua/laws/show/266-2015-%D0%BF#Text</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sz w:val="24"/>
                <w:szCs w:val="24"/>
                <w:highlight w:val="yellow"/>
              </w:rPr>
            </w:pPr>
            <w:r w:rsidDel="00000000" w:rsidR="00000000" w:rsidRPr="00000000">
              <w:rPr>
                <w:rtl w:val="0"/>
              </w:rPr>
            </w:r>
          </w:p>
          <w:p w:rsidR="00000000" w:rsidDel="00000000" w:rsidP="00000000" w:rsidRDefault="00000000" w:rsidRPr="00000000" w14:paraId="00000020">
            <w:pPr>
              <w:tabs>
                <w:tab w:val="left" w:pos="3985"/>
              </w:tabs>
              <w:jc w:val="both"/>
              <w:rPr/>
            </w:pPr>
            <w:r w:rsidDel="00000000" w:rsidR="00000000" w:rsidRPr="00000000">
              <w:rPr>
                <w:rtl w:val="0"/>
              </w:rPr>
            </w:r>
          </w:p>
        </w:tc>
        <w:tc>
          <w:tcPr/>
          <w:p w:rsidR="00000000" w:rsidDel="00000000" w:rsidP="00000000" w:rsidRDefault="00000000" w:rsidRPr="00000000" w14:paraId="00000021">
            <w:pPr>
              <w:pageBreakBefore w:val="0"/>
              <w:tabs>
                <w:tab w:val="left" w:pos="8520"/>
              </w:tabs>
              <w:jc w:val="both"/>
              <w:rPr/>
            </w:pPr>
            <w:r w:rsidDel="00000000" w:rsidR="00000000" w:rsidRPr="00000000">
              <w:rPr>
                <w:b w:val="1"/>
                <w:sz w:val="24"/>
                <w:szCs w:val="24"/>
                <w:rtl w:val="0"/>
              </w:rPr>
              <w:t xml:space="preserve">1.3. Thematic areas of the call - </w:t>
            </w:r>
            <w:r w:rsidDel="00000000" w:rsidR="00000000" w:rsidRPr="00000000">
              <w:rPr>
                <w:sz w:val="24"/>
                <w:szCs w:val="24"/>
                <w:shd w:fill="f5f5f5" w:val="clear"/>
                <w:rtl w:val="0"/>
              </w:rPr>
              <w:t xml:space="preserve">call of collective projects in the areas of research related to the implementation of basic and applied research and development in the field of mathematical, natural, technical, biological, agricultural and medical sciences. (areas of knowledge 09-22, 27 in accordance with the list defined by the Resolution of the Cabinet of Ministers of April 29, 2015 № 266).</w:t>
            </w:r>
            <w:r w:rsidDel="00000000" w:rsidR="00000000" w:rsidRPr="00000000">
              <w:rPr>
                <w:rFonts w:ascii="Roboto" w:cs="Roboto" w:eastAsia="Roboto" w:hAnsi="Roboto"/>
                <w:b w:val="1"/>
                <w:sz w:val="27"/>
                <w:szCs w:val="27"/>
                <w:shd w:fill="f5f5f5" w:val="clear"/>
                <w:rtl w:val="0"/>
              </w:rPr>
              <w:t xml:space="preserve"> </w:t>
            </w:r>
            <w:r w:rsidDel="00000000" w:rsidR="00000000" w:rsidRPr="00000000">
              <w:rPr>
                <w:rtl w:val="0"/>
              </w:rPr>
            </w:r>
          </w:p>
          <w:p w:rsidR="00000000" w:rsidDel="00000000" w:rsidP="00000000" w:rsidRDefault="00000000" w:rsidRPr="00000000" w14:paraId="00000022">
            <w:pPr>
              <w:tabs>
                <w:tab w:val="left" w:pos="8520"/>
              </w:tabs>
              <w:jc w:val="both"/>
              <w:rPr>
                <w:color w:val="ff0000"/>
                <w:sz w:val="24"/>
                <w:szCs w:val="24"/>
              </w:rPr>
            </w:pPr>
            <w:hyperlink r:id="rId10">
              <w:r w:rsidDel="00000000" w:rsidR="00000000" w:rsidRPr="00000000">
                <w:rPr>
                  <w:color w:val="1155cc"/>
                  <w:sz w:val="24"/>
                  <w:szCs w:val="24"/>
                  <w:u w:val="single"/>
                  <w:rtl w:val="0"/>
                </w:rPr>
                <w:t xml:space="preserve">https://zakon.rada.gov.ua/laws/show/266-2015-%D0%BF#Text</w:t>
              </w:r>
            </w:hyperlink>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5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Тематика</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проєктів</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має відповідати принаймні одному з пріоритетних напрямів розвитку науки і техніки (у відповідності до </w:t>
            </w:r>
            <w:r w:rsidDel="00000000" w:rsidR="00000000" w:rsidRPr="00000000">
              <w:rPr>
                <w:sz w:val="24"/>
                <w:szCs w:val="24"/>
                <w:rtl w:val="0"/>
              </w:rPr>
              <w:t xml:space="preserve">с</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татті 3 Закону України “Про пріоритетні напрями розвитку науки і техніки” </w:t>
            </w:r>
            <w:hyperlink r:id="rId11">
              <w:r w:rsidDel="00000000" w:rsidR="00000000" w:rsidRPr="00000000">
                <w:rPr>
                  <w:color w:val="1155cc"/>
                  <w:sz w:val="24"/>
                  <w:szCs w:val="24"/>
                  <w:u w:val="single"/>
                  <w:rtl w:val="0"/>
                </w:rPr>
                <w:t xml:space="preserve">https://zakon.rada.gov.ua/laws/show/2623-14#Text</w:t>
              </w:r>
            </w:hyperlink>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та принаймні  одному з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напрямів</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конкурсу, а саме:</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 фундаментальні наукові дослідження у галузі математичних, природничих, технічних, біологічних, медичних</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та аграрних  наук;</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прикладні наукові дослідження і науково-технічні (експериментальні) розробки у галузі  математичних, природничих, технічних, біологічних, медичних та аграрних  наук</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розгляду на конкурсі не приймаються роботи, зміст яких становить державну таємницю (згідно з Законом України  “Про державну таємницю”).</w:t>
            </w:r>
          </w:p>
          <w:p w:rsidR="00000000" w:rsidDel="00000000" w:rsidP="00000000" w:rsidRDefault="00000000" w:rsidRPr="00000000" w14:paraId="00000028">
            <w:pPr>
              <w:jc w:val="both"/>
              <w:rPr/>
            </w:pPr>
            <w:r w:rsidDel="00000000" w:rsidR="00000000" w:rsidRPr="00000000">
              <w:rPr>
                <w:rtl w:val="0"/>
              </w:rPr>
            </w:r>
          </w:p>
        </w:tc>
        <w:tc>
          <w:tcPr/>
          <w:p w:rsidR="00000000" w:rsidDel="00000000" w:rsidP="00000000" w:rsidRDefault="00000000" w:rsidRPr="00000000" w14:paraId="00000029">
            <w:pPr>
              <w:spacing w:after="240" w:before="240" w:lineRule="auto"/>
              <w:jc w:val="both"/>
              <w:rPr>
                <w:sz w:val="23"/>
                <w:szCs w:val="23"/>
              </w:rPr>
            </w:pPr>
            <w:r w:rsidDel="00000000" w:rsidR="00000000" w:rsidRPr="00000000">
              <w:rPr>
                <w:b w:val="1"/>
                <w:sz w:val="23"/>
                <w:szCs w:val="23"/>
                <w:rtl w:val="0"/>
              </w:rPr>
              <w:t xml:space="preserve">1.4. Themes of projects </w:t>
            </w:r>
            <w:r w:rsidDel="00000000" w:rsidR="00000000" w:rsidRPr="00000000">
              <w:rPr>
                <w:sz w:val="23"/>
                <w:szCs w:val="23"/>
                <w:rtl w:val="0"/>
              </w:rPr>
              <w:t xml:space="preserve">must correspond to at least one of the priority areas of science and technology development (in accordance with Article 3 of the Law of Ukraine “On Priority Areas of Science and Technology Development” </w:t>
            </w:r>
            <w:hyperlink r:id="rId12">
              <w:r w:rsidDel="00000000" w:rsidR="00000000" w:rsidRPr="00000000">
                <w:rPr>
                  <w:color w:val="1155cc"/>
                  <w:sz w:val="24"/>
                  <w:szCs w:val="24"/>
                  <w:u w:val="single"/>
                  <w:rtl w:val="0"/>
                </w:rPr>
                <w:t xml:space="preserve">https://zakon.rada.gov.ua/laws/show/2623-14#Text</w:t>
              </w:r>
            </w:hyperlink>
            <w:r w:rsidDel="00000000" w:rsidR="00000000" w:rsidRPr="00000000">
              <w:rPr>
                <w:sz w:val="23"/>
                <w:szCs w:val="23"/>
                <w:rtl w:val="0"/>
              </w:rPr>
              <w:t xml:space="preserve">) and at least one of the </w:t>
            </w:r>
            <w:r w:rsidDel="00000000" w:rsidR="00000000" w:rsidRPr="00000000">
              <w:rPr>
                <w:b w:val="1"/>
                <w:sz w:val="23"/>
                <w:szCs w:val="23"/>
                <w:rtl w:val="0"/>
              </w:rPr>
              <w:t xml:space="preserve">thematic areas</w:t>
            </w:r>
            <w:r w:rsidDel="00000000" w:rsidR="00000000" w:rsidRPr="00000000">
              <w:rPr>
                <w:sz w:val="23"/>
                <w:szCs w:val="23"/>
                <w:rtl w:val="0"/>
              </w:rPr>
              <w:t xml:space="preserve"> of the call, namely: </w:t>
            </w:r>
          </w:p>
          <w:p w:rsidR="00000000" w:rsidDel="00000000" w:rsidP="00000000" w:rsidRDefault="00000000" w:rsidRPr="00000000" w14:paraId="0000002A">
            <w:pPr>
              <w:spacing w:after="240" w:before="240" w:lineRule="auto"/>
              <w:jc w:val="both"/>
              <w:rPr>
                <w:sz w:val="24"/>
                <w:szCs w:val="24"/>
                <w:shd w:fill="f5f5f5" w:val="clear"/>
              </w:rPr>
            </w:pPr>
            <w:r w:rsidDel="00000000" w:rsidR="00000000" w:rsidRPr="00000000">
              <w:rPr>
                <w:sz w:val="24"/>
                <w:szCs w:val="24"/>
                <w:shd w:fill="f5f5f5" w:val="clear"/>
                <w:rtl w:val="0"/>
              </w:rPr>
              <w:t xml:space="preserve">1) basic research in the field of mathematical, natural, technical, biological, medical and agricultural sciences;</w:t>
            </w:r>
          </w:p>
          <w:p w:rsidR="00000000" w:rsidDel="00000000" w:rsidP="00000000" w:rsidRDefault="00000000" w:rsidRPr="00000000" w14:paraId="0000002B">
            <w:pPr>
              <w:spacing w:after="240" w:before="240" w:lineRule="auto"/>
              <w:jc w:val="both"/>
              <w:rPr>
                <w:sz w:val="24"/>
                <w:szCs w:val="24"/>
                <w:shd w:fill="f5f5f5" w:val="clear"/>
              </w:rPr>
            </w:pPr>
            <w:r w:rsidDel="00000000" w:rsidR="00000000" w:rsidRPr="00000000">
              <w:rPr>
                <w:sz w:val="24"/>
                <w:szCs w:val="24"/>
                <w:shd w:fill="f5f5f5" w:val="clear"/>
                <w:rtl w:val="0"/>
              </w:rPr>
              <w:t xml:space="preserve">2) applied research and scientific and technical (experimental) developments in the field of mathematical, natural, technical, biological, medical and agricultural sciences</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shd w:fill="f5f5f5" w:val="clear"/>
                <w:rtl w:val="0"/>
              </w:rPr>
              <w:t xml:space="preserve">Works whose content is a state secret (according to the Law of Ukraine “On State Secrets”) are not accepted for consideration at the call. </w:t>
            </w: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460"/>
              <w:jc w:val="both"/>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Тривалість</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реалізації</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проєктів, що</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будуть</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відібрані</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результатами</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конкурсу:</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Види проєктів за термінами виконання:</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 проєкти з терміном виконання у 2022-202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рр. (4 проміжні етапи)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 проєкти з терміном виконання у 2022-202</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рр. (6 проміжних етапів)</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4">
            <w:pPr>
              <w:pageBreakBefore w:val="0"/>
              <w:jc w:val="both"/>
              <w:rPr>
                <w:sz w:val="24"/>
                <w:szCs w:val="24"/>
              </w:rPr>
            </w:pPr>
            <w:r w:rsidDel="00000000" w:rsidR="00000000" w:rsidRPr="00000000">
              <w:rPr>
                <w:sz w:val="24"/>
                <w:szCs w:val="24"/>
                <w:rtl w:val="0"/>
              </w:rPr>
              <w:t xml:space="preserve">(початок реалізації проєктів планується з </w:t>
            </w:r>
            <w:r w:rsidDel="00000000" w:rsidR="00000000" w:rsidRPr="00000000">
              <w:rPr>
                <w:sz w:val="24"/>
                <w:szCs w:val="24"/>
                <w:rtl w:val="0"/>
              </w:rPr>
              <w:t xml:space="preserve">червня </w:t>
            </w:r>
            <w:r w:rsidDel="00000000" w:rsidR="00000000" w:rsidRPr="00000000">
              <w:rPr>
                <w:sz w:val="24"/>
                <w:szCs w:val="24"/>
                <w:rtl w:val="0"/>
              </w:rPr>
              <w:t xml:space="preserve">2022 року; реалізація проєктів у 2023, 2024 та 2025 роках здійснюватиметься з урахуванням та у відповідності до бюджетних надходжень у відповідному році).</w:t>
            </w:r>
          </w:p>
          <w:p w:rsidR="00000000" w:rsidDel="00000000" w:rsidP="00000000" w:rsidRDefault="00000000" w:rsidRPr="00000000" w14:paraId="00000035">
            <w:pPr>
              <w:pageBreakBefore w:val="0"/>
              <w:jc w:val="both"/>
              <w:rPr>
                <w:sz w:val="24"/>
                <w:szCs w:val="24"/>
              </w:rPr>
            </w:pPr>
            <w:r w:rsidDel="00000000" w:rsidR="00000000" w:rsidRPr="00000000">
              <w:rPr>
                <w:sz w:val="24"/>
                <w:szCs w:val="24"/>
                <w:rtl w:val="0"/>
              </w:rPr>
              <w:t xml:space="preserve">Проміжний е</w:t>
            </w:r>
            <w:r w:rsidDel="00000000" w:rsidR="00000000" w:rsidRPr="00000000">
              <w:rPr>
                <w:sz w:val="24"/>
                <w:szCs w:val="24"/>
                <w:rtl w:val="0"/>
              </w:rPr>
              <w:t xml:space="preserve">тап виконання проєкту не може перевищувати 6 місяців*.</w:t>
            </w:r>
          </w:p>
          <w:p w:rsidR="00000000" w:rsidDel="00000000" w:rsidP="00000000" w:rsidRDefault="00000000" w:rsidRPr="00000000" w14:paraId="00000036">
            <w:pPr>
              <w:pageBreakBefore w:val="0"/>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*Планування тривалості проміжних етапів виконання проєкту на 2023, 2024 та 2025 роки має здійснюватись з урахуванням визначених строків опрацювання звітної документації, яка надається грантоотримувачем для підтвердження виконання відповідного проміжного етапу виконання проєкту (14 календарних днів з дати завершення кожного проміжного етапу виконання проєкту). Запланована у заявці тривалість проміжних етапів виконання проєкту на 2023, 2024 та 2025 роки може бути скоригована на момент укладання договору про виконання наукового дослідження і розробки за рахунок грантової підтримки з урахуванням та у відповідності до бюджетних надходжень у відповідному році.</w:t>
            </w:r>
          </w:p>
          <w:p w:rsidR="00000000" w:rsidDel="00000000" w:rsidP="00000000" w:rsidRDefault="00000000" w:rsidRPr="00000000" w14:paraId="00000038">
            <w:pPr>
              <w:widowControl w:val="0"/>
              <w:jc w:val="both"/>
              <w:rPr>
                <w:sz w:val="24"/>
                <w:szCs w:val="24"/>
              </w:rPr>
            </w:pPr>
            <w:r w:rsidDel="00000000" w:rsidR="00000000" w:rsidRPr="00000000">
              <w:rPr>
                <w:rtl w:val="0"/>
              </w:rPr>
            </w:r>
          </w:p>
        </w:tc>
        <w:tc>
          <w:tcPr/>
          <w:p w:rsidR="00000000" w:rsidDel="00000000" w:rsidP="00000000" w:rsidRDefault="00000000" w:rsidRPr="00000000" w14:paraId="00000039">
            <w:pPr>
              <w:spacing w:after="240" w:before="240" w:line="276" w:lineRule="auto"/>
              <w:jc w:val="both"/>
              <w:rPr>
                <w:b w:val="1"/>
                <w:sz w:val="23"/>
                <w:szCs w:val="23"/>
              </w:rPr>
            </w:pPr>
            <w:r w:rsidDel="00000000" w:rsidR="00000000" w:rsidRPr="00000000">
              <w:rPr>
                <w:b w:val="1"/>
                <w:sz w:val="23"/>
                <w:szCs w:val="23"/>
                <w:rtl w:val="0"/>
              </w:rPr>
              <w:t xml:space="preserve">1.5. Duration of projects to be selected based on the results of the call:</w:t>
            </w:r>
          </w:p>
          <w:p w:rsidR="00000000" w:rsidDel="00000000" w:rsidP="00000000" w:rsidRDefault="00000000" w:rsidRPr="00000000" w14:paraId="0000003A">
            <w:pPr>
              <w:spacing w:after="240" w:before="240" w:lineRule="auto"/>
              <w:jc w:val="both"/>
              <w:rPr/>
            </w:pPr>
            <w:r w:rsidDel="00000000" w:rsidR="00000000" w:rsidRPr="00000000">
              <w:rPr>
                <w:sz w:val="24"/>
                <w:szCs w:val="24"/>
                <w:rtl w:val="0"/>
              </w:rPr>
              <w:t xml:space="preserve">Types of projects by deadlines</w:t>
            </w:r>
            <w:r w:rsidDel="00000000" w:rsidR="00000000" w:rsidRPr="00000000">
              <w:rPr>
                <w:rtl w:val="0"/>
              </w:rPr>
              <w:t xml:space="preserve">:</w:t>
            </w:r>
          </w:p>
          <w:p w:rsidR="00000000" w:rsidDel="00000000" w:rsidP="00000000" w:rsidRDefault="00000000" w:rsidRPr="00000000" w14:paraId="0000003B">
            <w:pPr>
              <w:spacing w:after="240" w:before="240" w:lineRule="auto"/>
              <w:jc w:val="both"/>
              <w:rPr>
                <w:sz w:val="24"/>
                <w:szCs w:val="24"/>
                <w:shd w:fill="f5f5f5" w:val="clear"/>
              </w:rPr>
            </w:pPr>
            <w:r w:rsidDel="00000000" w:rsidR="00000000" w:rsidRPr="00000000">
              <w:rPr>
                <w:sz w:val="24"/>
                <w:szCs w:val="24"/>
                <w:shd w:fill="f5f5f5" w:val="clear"/>
                <w:rtl w:val="0"/>
              </w:rPr>
              <w:t xml:space="preserve">1) projects with a deadline of 2022-2024 (4 intermediate stages)</w:t>
            </w:r>
          </w:p>
          <w:p w:rsidR="00000000" w:rsidDel="00000000" w:rsidP="00000000" w:rsidRDefault="00000000" w:rsidRPr="00000000" w14:paraId="0000003C">
            <w:pPr>
              <w:spacing w:after="240" w:before="240" w:lineRule="auto"/>
              <w:jc w:val="both"/>
              <w:rPr>
                <w:sz w:val="24"/>
                <w:szCs w:val="24"/>
                <w:shd w:fill="f5f5f5" w:val="clear"/>
              </w:rPr>
            </w:pPr>
            <w:r w:rsidDel="00000000" w:rsidR="00000000" w:rsidRPr="00000000">
              <w:rPr>
                <w:sz w:val="24"/>
                <w:szCs w:val="24"/>
                <w:shd w:fill="f5f5f5" w:val="clear"/>
                <w:rtl w:val="0"/>
              </w:rPr>
              <w:t xml:space="preserve">2) projects with a deadline of 2022-2025 (6 intermediate stages)</w:t>
            </w:r>
          </w:p>
          <w:p w:rsidR="00000000" w:rsidDel="00000000" w:rsidP="00000000" w:rsidRDefault="00000000" w:rsidRPr="00000000" w14:paraId="0000003D">
            <w:pPr>
              <w:spacing w:after="240" w:before="240" w:lineRule="auto"/>
              <w:jc w:val="both"/>
              <w:rPr>
                <w:sz w:val="24"/>
                <w:szCs w:val="24"/>
                <w:shd w:fill="f5f5f5" w:val="clear"/>
              </w:rPr>
            </w:pPr>
            <w:r w:rsidDel="00000000" w:rsidR="00000000" w:rsidRPr="00000000">
              <w:rPr>
                <w:sz w:val="24"/>
                <w:szCs w:val="24"/>
                <w:shd w:fill="f5f5f5" w:val="clear"/>
                <w:rtl w:val="0"/>
              </w:rPr>
              <w:t xml:space="preserve">(The start of project implementation is planned from June 2022; the implementation of projects in 2023, 2024 and 2025 will be carried out taking into account and in accordance with the budget revenues in the respective year).</w:t>
            </w:r>
          </w:p>
          <w:p w:rsidR="00000000" w:rsidDel="00000000" w:rsidP="00000000" w:rsidRDefault="00000000" w:rsidRPr="00000000" w14:paraId="0000003E">
            <w:pPr>
              <w:spacing w:after="240" w:before="240" w:lineRule="auto"/>
              <w:jc w:val="both"/>
              <w:rPr>
                <w:sz w:val="24"/>
                <w:szCs w:val="24"/>
                <w:shd w:fill="f5f5f5" w:val="clear"/>
              </w:rPr>
            </w:pPr>
            <w:r w:rsidDel="00000000" w:rsidR="00000000" w:rsidRPr="00000000">
              <w:rPr>
                <w:sz w:val="24"/>
                <w:szCs w:val="24"/>
                <w:shd w:fill="f5f5f5" w:val="clear"/>
                <w:rtl w:val="0"/>
              </w:rPr>
              <w:t xml:space="preserve">The intermediate stage of project implementation may not exceed 6 months. </w:t>
            </w:r>
          </w:p>
          <w:p w:rsidR="00000000" w:rsidDel="00000000" w:rsidP="00000000" w:rsidRDefault="00000000" w:rsidRPr="00000000" w14:paraId="0000003F">
            <w:pPr>
              <w:spacing w:after="240" w:before="240" w:lineRule="auto"/>
              <w:jc w:val="both"/>
              <w:rPr>
                <w:color w:val="202124"/>
                <w:sz w:val="24"/>
                <w:szCs w:val="24"/>
              </w:rPr>
            </w:pPr>
            <w:r w:rsidDel="00000000" w:rsidR="00000000" w:rsidRPr="00000000">
              <w:rPr>
                <w:sz w:val="24"/>
                <w:szCs w:val="24"/>
                <w:rtl w:val="0"/>
              </w:rPr>
              <w:t xml:space="preserve">*</w:t>
            </w:r>
            <w:r w:rsidDel="00000000" w:rsidR="00000000" w:rsidRPr="00000000">
              <w:rPr>
                <w:sz w:val="24"/>
                <w:szCs w:val="24"/>
                <w:rtl w:val="0"/>
              </w:rPr>
              <w:t xml:space="preserve">The duration of project intermediate stages for 2023, 2024 and 2025 is to be planned </w:t>
            </w:r>
            <w:r w:rsidDel="00000000" w:rsidR="00000000" w:rsidRPr="00000000">
              <w:rPr>
                <w:color w:val="202124"/>
                <w:sz w:val="24"/>
                <w:szCs w:val="24"/>
                <w:rtl w:val="0"/>
              </w:rPr>
              <w:t xml:space="preserve">taking into account the deadlines for processing the reporting documentation provided by the Grant Recipient to confirm the implementation of the relevant intermediate stage of the project (14 calendar days from the end of each intermediate stage). The duration of the intermediate stages of the project implementation for 2023, 2024 and 2025 planned in the application can be adjusted at the time of concluding the research and development contract with the help of grant support, taking into account and in accordance with budget revenues in the respective year.</w:t>
            </w:r>
          </w:p>
          <w:p w:rsidR="00000000" w:rsidDel="00000000" w:rsidP="00000000" w:rsidRDefault="00000000" w:rsidRPr="00000000" w14:paraId="0000004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Загальний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обсяг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відомості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щодо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фінансування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досліджень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розробок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(проєктів), що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будуть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відібрані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результатами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Загальний обсяг фінансування конкурсу в 2022 р</w:t>
            </w:r>
            <w:r w:rsidDel="00000000" w:rsidR="00000000" w:rsidRPr="00000000">
              <w:rPr>
                <w:sz w:val="24"/>
                <w:szCs w:val="24"/>
                <w:rtl w:val="0"/>
              </w:rPr>
              <w:t xml:space="preserve">оці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становить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w:t>
            </w:r>
            <w:r w:rsidDel="00000000" w:rsidR="00000000" w:rsidRPr="00000000">
              <w:rPr>
                <w:b w:val="1"/>
                <w:sz w:val="24"/>
                <w:szCs w:val="24"/>
                <w:rtl w:val="0"/>
              </w:rPr>
              <w:t xml:space="preserve"> </w:t>
            </w:r>
            <w:r w:rsidDel="00000000" w:rsidR="00000000" w:rsidRPr="00000000">
              <w:rPr>
                <w:b w:val="1"/>
                <w:sz w:val="24"/>
                <w:szCs w:val="24"/>
                <w:rtl w:val="0"/>
              </w:rPr>
              <w:t xml:space="preserve">294 905,5 тис грн </w:t>
            </w:r>
            <w:r w:rsidDel="00000000" w:rsidR="00000000" w:rsidRPr="00000000">
              <w:rPr>
                <w:sz w:val="24"/>
                <w:szCs w:val="24"/>
                <w:rtl w:val="0"/>
              </w:rPr>
              <w:t xml:space="preserve">(у відповідності до бюджетних надходжень у відповідному році).</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Максимальний обсяг фінансування одного проєкту у 2022 році (1 проміжний етап) складає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w:t>
            </w:r>
            <w:r w:rsidDel="00000000" w:rsidR="00000000" w:rsidRPr="00000000">
              <w:rPr>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 грн; з цього обсягу до 2</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 грн можуть бути передбачені для придбання наукового обладнання у випадку, якщо таке обладнання є </w:t>
            </w:r>
            <w:r w:rsidDel="00000000" w:rsidR="00000000" w:rsidRPr="00000000">
              <w:rPr>
                <w:sz w:val="24"/>
                <w:szCs w:val="24"/>
                <w:rtl w:val="0"/>
              </w:rPr>
              <w:t xml:space="preserve">обґрунтовано</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необхідним для виконання проєкту, і до </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 грн можуть складати всі інші статті витрат.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Максимальний обсяг фінансування одного проєкту у 2023 році (2 проміжні етапи) </w:t>
            </w:r>
            <w:r w:rsidDel="00000000" w:rsidR="00000000" w:rsidRPr="00000000">
              <w:rPr>
                <w:sz w:val="24"/>
                <w:szCs w:val="24"/>
                <w:rtl w:val="0"/>
              </w:rPr>
              <w:t xml:space="preserve">складає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3,15 млн</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грн</w:t>
            </w:r>
            <w:r w:rsidDel="00000000" w:rsidR="00000000" w:rsidRPr="00000000">
              <w:rPr>
                <w:sz w:val="24"/>
                <w:szCs w:val="24"/>
                <w:rtl w:val="0"/>
              </w:rPr>
              <w:t xml:space="preserve">, у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2024 ро</w:t>
            </w:r>
            <w:r w:rsidDel="00000000" w:rsidR="00000000" w:rsidRPr="00000000">
              <w:rPr>
                <w:sz w:val="24"/>
                <w:szCs w:val="24"/>
                <w:rtl w:val="0"/>
              </w:rPr>
              <w:t xml:space="preserve">ці</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складає 3</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 грн на </w:t>
            </w:r>
            <w:r w:rsidDel="00000000" w:rsidR="00000000" w:rsidRPr="00000000">
              <w:rPr>
                <w:sz w:val="24"/>
                <w:szCs w:val="24"/>
                <w:rtl w:val="0"/>
              </w:rPr>
              <w:t xml:space="preserve">2 проміжні етапи або 1,65 млн грн на 1 етап</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у 2025 році (1 проміжний етап) - 1,75</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причому придбання наукового обладнання на </w:t>
            </w:r>
            <w:r w:rsidDel="00000000" w:rsidR="00000000" w:rsidRPr="00000000">
              <w:rPr>
                <w:sz w:val="24"/>
                <w:szCs w:val="24"/>
                <w:rtl w:val="0"/>
              </w:rPr>
              <w:t xml:space="preserve">2023, 2024 та 2025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роки плануватись не може.</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Максимальний обсяг фінансування проєкту з терміном виконання 4 проміжні етапи:  2022-202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рр. складає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3</w:t>
            </w:r>
            <w:r w:rsidDel="00000000" w:rsidR="00000000" w:rsidRPr="00000000">
              <w:rPr>
                <w:sz w:val="24"/>
                <w:szCs w:val="24"/>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грн, проєкту із терміном виконання 6 етапів: 2022-202</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рр. –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млн</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грн</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4"/>
                <w:szCs w:val="24"/>
                <w:rtl w:val="0"/>
              </w:rPr>
              <w:t xml:space="preserve">Плановий з</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агальний обсяг фінансування конкурсу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від 3</w:t>
            </w:r>
            <w:r w:rsidDel="00000000" w:rsidR="00000000" w:rsidRPr="00000000">
              <w:rPr>
                <w:sz w:val="24"/>
                <w:szCs w:val="24"/>
                <w:rtl w:val="0"/>
              </w:rPr>
              <w:t xml:space="preserve">84,9</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млн</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грн до </w:t>
            </w:r>
            <w:r w:rsidDel="00000000" w:rsidR="00000000" w:rsidRPr="00000000">
              <w:rPr>
                <w:sz w:val="24"/>
                <w:szCs w:val="24"/>
                <w:rtl w:val="0"/>
              </w:rPr>
              <w:t xml:space="preserve">1 млрд. 903,9 млн</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грн.</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Учасники конкурсу мають надати підтвердження, що ними виконана умова, що проєкт, поданий для участі у конкурсі, не може бути одночасно поданий для участі в іншому конкурсі з метою отримання фінансування за рахунок бюджетних коштів, а також у разі, коли такий проєкт фінансується чи фінансувався за рахунок бюджетних коштів за результатами іншого конкурсу, в тому числі, які проводилися МОН чи іншими суб’єктами.</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Умови і порядок фінансування проєктів залежать від розміру бюджетних призначень, передбачених у державному бюджеті на відповідний рік для фінансування діяльності Національного фонду досліджень України (далі - Фонд).</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Грант надається грантоотримувачу у розмірі повної або часткової вартості робіт, необхідних для реалізації проєкту.</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Фінансування у повному обсязі здійснюється у разі реалізації проєкту, який не фінансується з інших джерел.</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Часткове фінансування здійснюється за умови реалізації проєкту, який одночасно фінансується з кількох джерел. У такому разі Фонд визначає конкретний обсяг частини робіт та розмір фінансової підтримки, яка надаватиметься Фондом для реалізації </w:t>
            </w:r>
            <w:r w:rsidDel="00000000" w:rsidR="00000000" w:rsidRPr="00000000">
              <w:rPr>
                <w:color w:val="333333"/>
                <w:rtl w:val="0"/>
              </w:rPr>
              <w:t xml:space="preserve">даного</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проєкту з урахуванням загальної кошторисної вартості реалізації проєкту та розміру фінансової підтримки, що надається з інших джерел.</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Фінансування проєктів здійснюється шляхом поетапного перерахування грантонадавачем коштів зі свого реєстраційного рахунка на рахунки грантоотримувача відповідно до </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оговору про виконання наукового дослідження і розробки за рахунок грантової підтримки (Договір), що укладається між Фондом та організацією-переможцем конкурсу (грантоотримувачем), відповідно до Календарного плану та Графіку фінансування проєкту з виконання наукового дослідження і розробки, в межах фактично отриманого грантонадавачем фінансування.</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Невикористані суми коштів протягом відповідного проміжного етапу виконання проєкту підлягають поверненню на реєстраційний рахунок Фонду протягом п’яти робочих днів після завершення проміжного етапу виконання проєкту.</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green"/>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Усі витрати за кожним етапом реалізації проєкту мають бути здійснені до завершення відповідного етапу реалізації проєкту.</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даним конкурсом грантові кошти Фонду можуть передбачатися за наступними статтями витрат:</w:t>
            </w:r>
          </w:p>
          <w:p w:rsidR="00000000" w:rsidDel="00000000" w:rsidP="00000000" w:rsidRDefault="00000000" w:rsidRPr="00000000" w14:paraId="00000057">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681"/>
                <w:tab w:val="left" w:pos="1134"/>
              </w:tabs>
              <w:spacing w:after="0" w:before="0" w:line="240" w:lineRule="auto"/>
              <w:ind w:left="9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Прямі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витрати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187" w:right="0" w:hanging="336.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праці наукового керівника та виконавців проєкту;</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187" w:right="0" w:hanging="336.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нарахування на оплату праці;</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87" w:right="0" w:hanging="336.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матеріали, необхідні для виконання робіт, крім обладнання та устаткування;</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187" w:right="0" w:hanging="336.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обладнання та устаткування, необхідні для виконання досліджень;</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87" w:right="0" w:hanging="336.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витрати на службові відрядження (у відповідності до чинних нормативно-правових актів);</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681"/>
                <w:tab w:val="left" w:pos="1134"/>
              </w:tabs>
              <w:spacing w:after="0" w:before="0" w:line="240" w:lineRule="auto"/>
              <w:ind w:left="973"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Непрямі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витрати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681"/>
                <w:tab w:val="left" w:pos="1134"/>
              </w:tabs>
              <w:spacing w:after="0" w:before="0" w:line="240" w:lineRule="auto"/>
              <w:ind w:left="97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Загальний обсяг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непрямих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витрат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витрат, які прямо не пов’язані з проведення наукових досліджень і розробок (далі – НДР), але є необхідними для забезпечення повноцінного виконання НДР) не може перевищувати 15% від загального обсягу статті витрат «Прямі витрати»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за </w:t>
            </w:r>
            <w:r w:rsidDel="00000000" w:rsidR="00000000" w:rsidRPr="00000000">
              <w:rPr>
                <w:sz w:val="24"/>
                <w:szCs w:val="24"/>
                <w:rtl w:val="0"/>
              </w:rPr>
              <w:t xml:space="preserve">винятком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витрат на обладнання.</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До таких витрат можуть 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ходити:</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1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комунальних витрат, пов’язаних з виконання НДР;</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експлуатаційних витрат, пов’язаних з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виконання</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м</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НДР;</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1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праці персоналу, зокрема, працівників фінансових служб, працівників юридичних служб тощо, які будуть задіяні в обслуговуванні договору про виконання наукового дослідження і розробки за рахунок грантової підтримки. Такі витрати можуть становити не більше 30% від загального обсягу статті витрат «Непрямі витрати».</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681"/>
                <w:tab w:val="left" w:pos="1134"/>
              </w:tabs>
              <w:spacing w:after="0" w:before="0" w:line="240" w:lineRule="auto"/>
              <w:ind w:left="9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Інші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витрати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необхідності)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витрати, які не знайшли відображення у вищезазначених статтях витрат, але є необхідними для проведення НДР, зокрема витрати на оплату послуг (крім комунальних). До даної статті витрат можуть входити: витрати на публікації, отримання патентів, перекладу, оренди наукового обладнання, витрати на доступ до баз даних, бібліотек та інше.</w:t>
            </w:r>
          </w:p>
          <w:p w:rsidR="00000000" w:rsidDel="00000000" w:rsidP="00000000" w:rsidRDefault="00000000" w:rsidRPr="00000000" w14:paraId="00000063">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681"/>
                <w:tab w:val="left" w:pos="1134"/>
              </w:tabs>
              <w:spacing w:after="0" w:before="0" w:line="240" w:lineRule="auto"/>
              <w:ind w:left="9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Витрати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виконання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субвиконавцем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необхідності)</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витрати на проведення НДР, що не можуть бути виконані працівниками учасника конкурсу/виконавцями грантоотримувача або наявним обладнанням грантоотримувача, виконуються на договірній основі іншими підприємствами, установами і організаціями незалежно від форм власності. Загальний обсяг статті витрат «Витрати на виконання проєкту субвиконавцем/субвиконавцями» сумарно не може перевищувати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30 % від загальної вартості проєкту</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за </w:t>
            </w:r>
            <w:r w:rsidDel="00000000" w:rsidR="00000000" w:rsidRPr="00000000">
              <w:rPr>
                <w:sz w:val="24"/>
                <w:szCs w:val="24"/>
                <w:rtl w:val="0"/>
              </w:rPr>
              <w:t xml:space="preserve">винятком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витрат на обладнання</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Примітка: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див. “</w:t>
            </w:r>
            <w:hyperlink r:id="rId13">
              <w:r w:rsidDel="00000000" w:rsidR="00000000" w:rsidRPr="00000000">
                <w:rPr>
                  <w:rFonts w:ascii="Times New Roman" w:cs="Times New Roman" w:eastAsia="Times New Roman" w:hAnsi="Times New Roman"/>
                  <w:b w:val="0"/>
                  <w:i w:val="1"/>
                  <w:smallCaps w:val="0"/>
                  <w:strike w:val="0"/>
                  <w:color w:val="1155cc"/>
                  <w:sz w:val="24"/>
                  <w:szCs w:val="24"/>
                  <w:u w:val="single"/>
                  <w:shd w:fill="auto" w:val="clear"/>
                  <w:vertAlign w:val="baseline"/>
                  <w:rtl w:val="0"/>
                </w:rPr>
                <w:t xml:space="preserve">Методичні рекомендації щодо планування витрат за заявкою на одержання грантової підтримки та договором про виконання наукового дослідження і розробки за рахунок грантової підтримки Національного фонду досліджень України</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Витрати по всім статтям мають бути </w:t>
            </w:r>
            <w:r w:rsidDel="00000000" w:rsidR="00000000" w:rsidRPr="00000000">
              <w:rPr>
                <w:sz w:val="24"/>
                <w:szCs w:val="24"/>
                <w:rtl w:val="0"/>
              </w:rPr>
              <w:t xml:space="preserve">обгрунтованими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Якщо проєктом передбачається придбання обладнання </w:t>
            </w:r>
            <w:r w:rsidDel="00000000" w:rsidR="00000000" w:rsidRPr="00000000">
              <w:rPr>
                <w:sz w:val="24"/>
                <w:szCs w:val="24"/>
                <w:rtl w:val="0"/>
              </w:rPr>
              <w:t xml:space="preserve">та устаткування вартістю більше 200 тис. грн за одиницю</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до заявк</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додається документ, який містить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детальне техніко-економічне обґрунтування необхідності його придбання для виконання проєкту</w:t>
            </w:r>
            <w:r w:rsidDel="00000000" w:rsidR="00000000" w:rsidRPr="00000000">
              <w:rPr>
                <w:sz w:val="24"/>
                <w:szCs w:val="24"/>
                <w:rtl w:val="0"/>
              </w:rPr>
              <w:t xml:space="preserve">, а саме:</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1) підтвердження, що плановане до закупівлі обладнання та устаткування не є наявним в учасника конкурсу;</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B">
            <w:pPr>
              <w:pageBreakBefore w:val="0"/>
              <w:tabs>
                <w:tab w:val="left" w:pos="1134"/>
              </w:tabs>
              <w:ind w:left="0" w:firstLine="0"/>
              <w:jc w:val="both"/>
              <w:rPr>
                <w:sz w:val="24"/>
                <w:szCs w:val="24"/>
              </w:rPr>
            </w:pPr>
            <w:r w:rsidDel="00000000" w:rsidR="00000000" w:rsidRPr="00000000">
              <w:rPr>
                <w:sz w:val="24"/>
                <w:szCs w:val="24"/>
                <w:rtl w:val="0"/>
              </w:rPr>
              <w:t xml:space="preserve">2) детальне обгрунтування щодо необхідності, придатності та ефективності використання такого обладнання та устаткування для проведення запланованого дослідження (розробки) з урахуванням впливу останнього на дослідницьку спроможність учасника конкурсу;</w:t>
            </w:r>
          </w:p>
          <w:p w:rsidR="00000000" w:rsidDel="00000000" w:rsidP="00000000" w:rsidRDefault="00000000" w:rsidRPr="00000000" w14:paraId="0000006C">
            <w:pPr>
              <w:spacing w:after="240" w:before="240" w:lineRule="auto"/>
              <w:ind w:left="0" w:firstLine="0"/>
              <w:jc w:val="both"/>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опис основних характеристик обладнання та устаткування, необхідного для проведення дослідження (розробки);</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деталізоване підтвердження наявності в учасника необхідних умов для установки, експлуатації та обслуговування такого обладнання та устаткування (приміщення, підтримання необхідного температурного режиму/освітлення/вологості</w:t>
            </w:r>
            <w:r w:rsidDel="00000000" w:rsidR="00000000" w:rsidRPr="00000000">
              <w:rPr>
                <w:sz w:val="24"/>
                <w:szCs w:val="24"/>
                <w:rtl w:val="0"/>
              </w:rPr>
              <w:t xml:space="preserve">/інших умов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 ньому, відповідний кваліфікований технічний персонал тощо). </w:t>
            </w:r>
            <w:r w:rsidDel="00000000" w:rsidR="00000000" w:rsidRPr="00000000">
              <w:rPr>
                <w:sz w:val="24"/>
                <w:szCs w:val="24"/>
                <w:rtl w:val="0"/>
              </w:rPr>
              <w:t xml:space="preserve">У випадку, якщо обладнання та устаткування вимагає спеціально підготовлених приміщень/умов - опис того, за які кошти будуть виконуватись ці роботи</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w:t>
            </w:r>
            <w:r w:rsidDel="00000000" w:rsidR="00000000" w:rsidRPr="00000000">
              <w:rPr>
                <w:sz w:val="24"/>
                <w:szCs w:val="24"/>
                <w:rtl w:val="0"/>
              </w:rPr>
              <w:t xml:space="preserv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5) я</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кщо у заявці передбачається придбання обладнання та устаткування поза межами України, необхідно надати обгрунтування неможливості закупівлі такого обладнання на території України та можливості його поставки з-за кордону у відповідний строк</w:t>
            </w:r>
            <w:r w:rsidDel="00000000" w:rsidR="00000000" w:rsidRPr="00000000">
              <w:rPr>
                <w:sz w:val="24"/>
                <w:szCs w:val="24"/>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6) опис перспектив використання обладнання та устаткування, яке планується до придбання, після завершення проєкту;</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7) до техніко-економічного обґрунтування додаються комерційні пропозиції (не менше ніж від 2-х різних постачальників) із деталізацією вартості, строків та умов поставки обладнання із посиланням на веб-сайти постачальників. У разі, якщо обладнання є унікальним (не має аналогів на ринку), та за відсутності можливості надати дві комерційні пропозиції обов’язково надається відповідне обґрунтування (документальне підтвердження відсутності конкуренції на ринку щодо такого обладнання);</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8) я</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кщо проєктом передбачається придбання обладнання та устаткування загальною вартістю понад</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3 млн грн</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техніко-економічне обґрунтування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повинн</w:t>
            </w:r>
            <w:r w:rsidDel="00000000" w:rsidR="00000000" w:rsidRPr="00000000">
              <w:rPr>
                <w:sz w:val="24"/>
                <w:szCs w:val="24"/>
                <w:rtl w:val="0"/>
              </w:rPr>
              <w:t xml:space="preserve">о</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містити інформацію про доступність аналогічного обладнання в інших установах України</w:t>
            </w:r>
            <w:r w:rsidDel="00000000" w:rsidR="00000000" w:rsidRPr="00000000">
              <w:rPr>
                <w:sz w:val="24"/>
                <w:szCs w:val="24"/>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4"/>
                <w:szCs w:val="24"/>
                <w:rtl w:val="0"/>
              </w:rPr>
              <w:t xml:space="preserve">9) я</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кщо проєктом передбачене придбання обладнання та устаткування загальною вартістю понад 10 млн грн і яке потенційно може колективно використовуватись, </w:t>
            </w:r>
            <w:r w:rsidDel="00000000" w:rsidR="00000000" w:rsidRPr="00000000">
              <w:rPr>
                <w:sz w:val="24"/>
                <w:szCs w:val="24"/>
                <w:rtl w:val="0"/>
              </w:rPr>
              <w:t xml:space="preserve">техніко-економічне обґрунтування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повинн</w:t>
            </w:r>
            <w:r w:rsidDel="00000000" w:rsidR="00000000" w:rsidRPr="00000000">
              <w:rPr>
                <w:sz w:val="24"/>
                <w:szCs w:val="24"/>
                <w:rtl w:val="0"/>
              </w:rPr>
              <w:t xml:space="preserve">о</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містити інформацію про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конкретні заходи для забезпечення колективного використання цього обладнання після завершення проєкту</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9">
            <w:pPr>
              <w:pageBreakBefore w:val="0"/>
              <w:tabs>
                <w:tab w:val="left" w:pos="1134"/>
              </w:tabs>
              <w:jc w:val="both"/>
              <w:rPr>
                <w:sz w:val="24"/>
                <w:szCs w:val="24"/>
              </w:rPr>
            </w:pPr>
            <w:r w:rsidDel="00000000" w:rsidR="00000000" w:rsidRPr="00000000">
              <w:rPr>
                <w:sz w:val="24"/>
                <w:szCs w:val="24"/>
                <w:rtl w:val="0"/>
              </w:rPr>
              <w:t xml:space="preserve">Якщо проєктом передбачається придбання обладнання та устаткування</w:t>
            </w:r>
            <w:r w:rsidDel="00000000" w:rsidR="00000000" w:rsidRPr="00000000">
              <w:rPr>
                <w:sz w:val="24"/>
                <w:szCs w:val="24"/>
                <w:highlight w:val="green"/>
                <w:rtl w:val="0"/>
              </w:rPr>
              <w:t xml:space="preserve"> </w:t>
            </w:r>
            <w:r w:rsidDel="00000000" w:rsidR="00000000" w:rsidRPr="00000000">
              <w:rPr>
                <w:sz w:val="24"/>
                <w:szCs w:val="24"/>
                <w:rtl w:val="0"/>
              </w:rPr>
              <w:t xml:space="preserve">вартістю більше 200 тис. грн за одиницю, до складання техніко-економічного обґрунтування обов’язково залучаються працівники фінансових служб, структурних підрозділів, відповідальних за закупівлі (проведення тендерів) та інші заінтересовані підрозділи установи-учасника конкурсу.</w:t>
            </w:r>
          </w:p>
          <w:p w:rsidR="00000000" w:rsidDel="00000000" w:rsidP="00000000" w:rsidRDefault="00000000" w:rsidRPr="00000000" w14:paraId="0000007A">
            <w:pPr>
              <w:pageBreakBefore w:val="0"/>
              <w:tabs>
                <w:tab w:val="left" w:pos="1134"/>
              </w:tabs>
              <w:jc w:val="both"/>
              <w:rPr>
                <w:sz w:val="24"/>
                <w:szCs w:val="24"/>
              </w:rPr>
            </w:pPr>
            <w:r w:rsidDel="00000000" w:rsidR="00000000" w:rsidRPr="00000000">
              <w:rPr>
                <w:rtl w:val="0"/>
              </w:rPr>
            </w:r>
          </w:p>
          <w:p w:rsidR="00000000" w:rsidDel="00000000" w:rsidP="00000000" w:rsidRDefault="00000000" w:rsidRPr="00000000" w14:paraId="0000007B">
            <w:pPr>
              <w:tabs>
                <w:tab w:val="left" w:pos="1134"/>
              </w:tabs>
              <w:jc w:val="both"/>
              <w:rPr>
                <w:i w:val="1"/>
                <w:sz w:val="24"/>
                <w:szCs w:val="24"/>
              </w:rPr>
            </w:pPr>
            <w:r w:rsidDel="00000000" w:rsidR="00000000" w:rsidRPr="00000000">
              <w:rPr>
                <w:i w:val="1"/>
                <w:sz w:val="24"/>
                <w:szCs w:val="24"/>
                <w:rtl w:val="0"/>
              </w:rPr>
              <w:t xml:space="preserve">Примітка 1: техніко-економічне обґрунтування необхідності придбання обладнання та устаткування  для виконання проєкту підписується керівником установи-учасника конкурсу, керівником фінансового підрозділу установи-учасника конкурсу та науковим керівником проєкту.</w:t>
            </w:r>
          </w:p>
          <w:p w:rsidR="00000000" w:rsidDel="00000000" w:rsidP="00000000" w:rsidRDefault="00000000" w:rsidRPr="00000000" w14:paraId="0000007C">
            <w:pPr>
              <w:tabs>
                <w:tab w:val="left" w:pos="1134"/>
              </w:tabs>
              <w:jc w:val="both"/>
              <w:rPr>
                <w:sz w:val="24"/>
                <w:szCs w:val="24"/>
              </w:rPr>
            </w:pPr>
            <w:r w:rsidDel="00000000" w:rsidR="00000000" w:rsidRPr="00000000">
              <w:rPr>
                <w:i w:val="1"/>
                <w:sz w:val="24"/>
                <w:szCs w:val="24"/>
                <w:rtl w:val="0"/>
              </w:rPr>
              <w:t xml:space="preserve">Примітка 2: пункти 1-7 є обов’язковими для заповнення для усіх заявок, в яких передбачається </w:t>
            </w:r>
            <w:r w:rsidDel="00000000" w:rsidR="00000000" w:rsidRPr="00000000">
              <w:rPr>
                <w:sz w:val="24"/>
                <w:szCs w:val="24"/>
                <w:rtl w:val="0"/>
              </w:rPr>
              <w:t xml:space="preserve">придбання обладнання та устаткування вартістю більше 200 тис. грн за одиницю, пункти 8-9 заповнюються за необхідності.</w:t>
            </w:r>
          </w:p>
          <w:p w:rsidR="00000000" w:rsidDel="00000000" w:rsidP="00000000" w:rsidRDefault="00000000" w:rsidRPr="00000000" w14:paraId="0000007D">
            <w:pPr>
              <w:tabs>
                <w:tab w:val="left" w:pos="1134"/>
              </w:tabs>
              <w:jc w:val="both"/>
              <w:rPr>
                <w:sz w:val="24"/>
                <w:szCs w:val="24"/>
              </w:rPr>
            </w:pPr>
            <w:r w:rsidDel="00000000" w:rsidR="00000000" w:rsidRPr="00000000">
              <w:rPr>
                <w:rtl w:val="0"/>
              </w:rPr>
            </w:r>
          </w:p>
          <w:p w:rsidR="00000000" w:rsidDel="00000000" w:rsidP="00000000" w:rsidRDefault="00000000" w:rsidRPr="00000000" w14:paraId="0000007E">
            <w:pPr>
              <w:tabs>
                <w:tab w:val="left" w:pos="1134"/>
              </w:tabs>
              <w:jc w:val="both"/>
              <w:rPr>
                <w:sz w:val="24"/>
                <w:szCs w:val="24"/>
              </w:rPr>
            </w:pPr>
            <w:r w:rsidDel="00000000" w:rsidR="00000000" w:rsidRPr="00000000">
              <w:rPr>
                <w:sz w:val="24"/>
                <w:szCs w:val="24"/>
                <w:rtl w:val="0"/>
              </w:rPr>
              <w:t xml:space="preserve">Після оголошення результатів конкурсу переможець подає </w:t>
            </w:r>
            <w:sdt>
              <w:sdtPr>
                <w:tag w:val="goog_rdk_0"/>
              </w:sdtPr>
              <w:sdtContent>
                <w:del w:author="Artem Chumachenko" w:id="0" w:date="2021-10-01T12:10:17Z">
                  <w:r w:rsidDel="00000000" w:rsidR="00000000" w:rsidRPr="00000000">
                    <w:fldChar w:fldCharType="begin"/>
                  </w:r>
                  <w:r w:rsidDel="00000000" w:rsidR="00000000" w:rsidRPr="00000000">
                    <w:delInstrText xml:space="preserve">HYPERLINK "https://nrfu.org.ua/wp-content/uploads/2021/09/deklaracziya.docx"</w:delInstrText>
                  </w:r>
                  <w:r w:rsidDel="00000000" w:rsidR="00000000" w:rsidRPr="00000000">
                    <w:fldChar w:fldCharType="separate"/>
                  </w:r>
                  <w:r w:rsidDel="00000000" w:rsidR="00000000" w:rsidRPr="00000000">
                    <w:rPr>
                      <w:color w:val="1155cc"/>
                      <w:sz w:val="24"/>
                      <w:szCs w:val="24"/>
                      <w:u w:val="single"/>
                      <w:rtl w:val="0"/>
                    </w:rPr>
                    <w:delText xml:space="preserve">декларацію</w:delText>
                  </w:r>
                  <w:r w:rsidDel="00000000" w:rsidR="00000000" w:rsidRPr="00000000">
                    <w:fldChar w:fldCharType="end"/>
                  </w:r>
                </w:del>
              </w:sdtContent>
            </w:sdt>
            <w:sdt>
              <w:sdtPr>
                <w:tag w:val="goog_rdk_1"/>
              </w:sdtPr>
              <w:sdtContent>
                <w:ins w:author="Artem Chumachenko" w:id="0" w:date="2021-10-01T12:10:17Z">
                  <w:r w:rsidDel="00000000" w:rsidR="00000000" w:rsidRPr="00000000">
                    <w:fldChar w:fldCharType="begin"/>
                  </w:r>
                  <w:r w:rsidDel="00000000" w:rsidR="00000000" w:rsidRPr="00000000">
                    <w:instrText xml:space="preserve">HYPERLINK "https://nrfu.org.ua/wp-content/uploads/2021/10/deklaracziya_35_26.docx"</w:instrText>
                  </w:r>
                  <w:r w:rsidDel="00000000" w:rsidR="00000000" w:rsidRPr="00000000">
                    <w:fldChar w:fldCharType="separate"/>
                  </w:r>
                  <w:r w:rsidDel="00000000" w:rsidR="00000000" w:rsidRPr="00000000">
                    <w:rPr>
                      <w:color w:val="1155cc"/>
                      <w:sz w:val="24"/>
                      <w:szCs w:val="24"/>
                      <w:u w:val="single"/>
                      <w:rtl w:val="0"/>
                    </w:rPr>
                    <w:t xml:space="preserve">декларацію</w:t>
                  </w:r>
                  <w:r w:rsidDel="00000000" w:rsidR="00000000" w:rsidRPr="00000000">
                    <w:fldChar w:fldCharType="end"/>
                  </w:r>
                </w:ins>
              </w:sdtContent>
            </w:sdt>
            <w:r w:rsidDel="00000000" w:rsidR="00000000" w:rsidRPr="00000000">
              <w:rPr>
                <w:sz w:val="24"/>
                <w:szCs w:val="24"/>
                <w:rtl w:val="0"/>
              </w:rPr>
              <w:t xml:space="preserve"> (якщо проєктом передбачається придбання обладнання та устаткування загальною вартістю понад 3 млн грн), в якій керівник установи-переможця конкурсу та науковий керівник проєкту підтверджують, що проєкт буде виконано в установі-переможці у повному обсязі, відповідно до заявки на одержання грантової підтримки; в установі наявна матеріально-технічна база, організаційні ресурси та колектив виконавців, що дозволяє забезпечити виконання проєкту в повному обсязі; обладнання, яке буде придбане за рахунок гранту, буде використовуватись за цільовим призначенням (з метою виконання завдань за проєктом та реалізації проєкту в повному обсязі).</w:t>
            </w:r>
          </w:p>
          <w:p w:rsidR="00000000" w:rsidDel="00000000" w:rsidP="00000000" w:rsidRDefault="00000000" w:rsidRPr="00000000" w14:paraId="0000007F">
            <w:pPr>
              <w:tabs>
                <w:tab w:val="left" w:pos="1134"/>
              </w:tabs>
              <w:jc w:val="both"/>
              <w:rPr>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завершення кожного з проміжних етапів реалізації проєкту, визначених в </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оговорі про виконання наукових досліджень і розробок, грантоотримувач подає Фонду наукові звіти про проміжні результати реалізації проєкту та фінансові звіти про використання бюджетних коштів, які є передумовою для прийняття рішення про продовження або припинення надання грантової підтримки проєкту</w:t>
            </w:r>
            <w:r w:rsidDel="00000000" w:rsidR="00000000" w:rsidRPr="00000000">
              <w:rPr>
                <w:sz w:val="24"/>
                <w:szCs w:val="24"/>
                <w:rtl w:val="0"/>
              </w:rPr>
              <w:t xml:space="preserve">, а також іншу документацію, передбачену у Договорі, укладеному між Фондом та грантоотримувачем.</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Рішення про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продовження або припинення надання грантової підтримки</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приймається науковою радою Фонду за поданням відповідної наукової ради секції Фонду.</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результатами виконання робіт та у строки, визначені в Договорі, грантоотримувач надсилає до Фонду:</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науковий звіт про проміжні результати реалізації </w:t>
            </w:r>
            <w:r w:rsidDel="00000000" w:rsidR="00000000" w:rsidRPr="00000000">
              <w:rPr>
                <w:sz w:val="24"/>
                <w:szCs w:val="24"/>
                <w:rtl w:val="0"/>
              </w:rPr>
              <w:t xml:space="preserve">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роєкту, оформлений відповідно до ДСТУ 3008:2015 «Інформація та документація. Звіти у сфері науки і техніки. Структура та правила оформлювання» – в електронному вигляді та в одному паперовому переплетеному примірнику;</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фінансовий звіт про використання бюджетних коштів – в електронному вигляді та в одному паперовому примірнику;</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іншу документацію, передбачену у Договорі, укладеному між Фондом та </w:t>
            </w:r>
            <w:r w:rsidDel="00000000" w:rsidR="00000000" w:rsidRPr="00000000">
              <w:rPr>
                <w:sz w:val="24"/>
                <w:szCs w:val="24"/>
                <w:rtl w:val="0"/>
              </w:rPr>
              <w:t xml:space="preserve">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рантоотримувачем.</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Звіти розглядаються та схвалюються науковою радою Фонду. Схвалення цих документів науковою радою є підставою для підписання Акту про виконання проєкту.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Грантоотримувач також подає анотований звіт про виконану роботу в рамках реалізації проєкту, який разом зі звітом про використання бюджетних коштів у межах реалізації проєкту розміщується на офіційному веб-сайті Фонду протягом п’яти робочих днів після схвалення звітної документації науковою радою.</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межах усіх проєктів Фонду, в яких науковий керівник та будь-якого виконавця бере участь у відповідному році, максимальні розміри щомісячної оплати праці наукового керівника та кожного виконавця не можуть перевищувати 10 мінімальних заробітних плат в Україні, установлених на початок року, в якому здійснюється відповідна виплата. У кошторисі проєкту має бути зазначено зайнятість (за місяцями) наукового керівника та кожного виконавця проєкту.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кінці календарного року </w:t>
            </w:r>
            <w:r w:rsidDel="00000000" w:rsidR="00000000" w:rsidRPr="00000000">
              <w:rPr>
                <w:sz w:val="24"/>
                <w:szCs w:val="24"/>
                <w:rtl w:val="0"/>
              </w:rPr>
              <w:t xml:space="preserve">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рантоотримувач надає науковий звіт про виконання проєкту та звіт про використання бюджетних коштів. Звіти розглядаються та затверджуються науковою радою Фонду.</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рахунок грантових коштів не можуть фінансуватися: витрати, не пов’язані безпосередньо з реалізацією проєкту (зокрема, оплата посередницьких послуг, придбання товарів, виконання робіт, надання послуг, які не мають відношення до виконання проєкту); оплата товарів, робіт і послуг, які були або будуть профінансовані за рахунок інших джерел до або після підписання договору; витрати на утримання установ і організацій, у тому числі тих, що є учасниками проєкту.</w:t>
            </w:r>
            <w:r w:rsidDel="00000000" w:rsidR="00000000" w:rsidRPr="00000000">
              <w:rPr>
                <w:rtl w:val="0"/>
              </w:rPr>
            </w:r>
          </w:p>
        </w:tc>
        <w:tc>
          <w:tcPr/>
          <w:p w:rsidR="00000000" w:rsidDel="00000000" w:rsidP="00000000" w:rsidRDefault="00000000" w:rsidRPr="00000000" w14:paraId="0000008D">
            <w:pPr>
              <w:spacing w:after="240" w:before="240" w:line="240" w:lineRule="auto"/>
              <w:jc w:val="both"/>
              <w:rPr>
                <w:b w:val="1"/>
                <w:sz w:val="24"/>
                <w:szCs w:val="24"/>
              </w:rPr>
            </w:pPr>
            <w:r w:rsidDel="00000000" w:rsidR="00000000" w:rsidRPr="00000000">
              <w:rPr>
                <w:b w:val="1"/>
                <w:sz w:val="24"/>
                <w:szCs w:val="24"/>
                <w:rtl w:val="0"/>
              </w:rPr>
              <w:t xml:space="preserve">1.6. The total amount and basic information on the procedure for financing research and development (projects) that will be selected based on the results of the call</w:t>
            </w:r>
          </w:p>
          <w:sdt>
            <w:sdtPr>
              <w:tag w:val="goog_rdk_10"/>
            </w:sdtPr>
            <w:sdtContent>
              <w:p w:rsidR="00000000" w:rsidDel="00000000" w:rsidP="00000000" w:rsidRDefault="00000000" w:rsidRPr="00000000" w14:paraId="0000008E">
                <w:pPr>
                  <w:pageBreakBefore w:val="0"/>
                  <w:jc w:val="both"/>
                  <w:rPr>
                    <w:sz w:val="24"/>
                    <w:szCs w:val="24"/>
                    <w:rPrChange w:author="Artem Chumachenko" w:id="1" w:date="2021-10-01T14:15:05Z">
                      <w:rPr>
                        <w:sz w:val="24"/>
                        <w:szCs w:val="24"/>
                      </w:rPr>
                    </w:rPrChange>
                  </w:rPr>
                </w:pPr>
                <w:sdt>
                  <w:sdtPr>
                    <w:tag w:val="goog_rdk_2"/>
                  </w:sdtPr>
                  <w:sdtContent>
                    <w:r w:rsidDel="00000000" w:rsidR="00000000" w:rsidRPr="00000000">
                      <w:rPr>
                        <w:sz w:val="24"/>
                        <w:szCs w:val="24"/>
                        <w:rtl w:val="0"/>
                        <w:rPrChange w:author="Artem Chumachenko" w:id="1" w:date="2021-10-01T14:15:05Z">
                          <w:rPr>
                            <w:sz w:val="24"/>
                            <w:szCs w:val="24"/>
                            <w:shd w:fill="d2e3fc" w:val="clear"/>
                          </w:rPr>
                        </w:rPrChange>
                      </w:rPr>
                      <w:t xml:space="preserve">Total funding for the contest in 2022 is up to </w:t>
                    </w:r>
                  </w:sdtContent>
                </w:sdt>
                <w:sdt>
                  <w:sdtPr>
                    <w:tag w:val="goog_rdk_3"/>
                  </w:sdtPr>
                  <w:sdtContent>
                    <w:r w:rsidDel="00000000" w:rsidR="00000000" w:rsidRPr="00000000">
                      <w:rPr>
                        <w:b w:val="1"/>
                        <w:sz w:val="24"/>
                        <w:szCs w:val="24"/>
                        <w:rtl w:val="0"/>
                        <w:rPrChange w:author="Artem Chumachenko" w:id="1" w:date="2021-10-01T14:15:05Z">
                          <w:rPr>
                            <w:b w:val="1"/>
                            <w:sz w:val="24"/>
                            <w:szCs w:val="24"/>
                          </w:rPr>
                        </w:rPrChange>
                      </w:rPr>
                      <w:t xml:space="preserve">UAH</w:t>
                    </w:r>
                  </w:sdtContent>
                </w:sdt>
                <w:sdt>
                  <w:sdtPr>
                    <w:tag w:val="goog_rdk_4"/>
                  </w:sdtPr>
                  <w:sdtContent>
                    <w:r w:rsidDel="00000000" w:rsidR="00000000" w:rsidRPr="00000000">
                      <w:rPr>
                        <w:sz w:val="24"/>
                        <w:szCs w:val="24"/>
                        <w:rtl w:val="0"/>
                        <w:rPrChange w:author="Artem Chumachenko" w:id="1" w:date="2021-10-01T14:15:05Z">
                          <w:rPr>
                            <w:sz w:val="24"/>
                            <w:szCs w:val="24"/>
                          </w:rPr>
                        </w:rPrChange>
                      </w:rPr>
                      <w:t xml:space="preserve"> </w:t>
                    </w:r>
                  </w:sdtContent>
                </w:sdt>
                <w:sdt>
                  <w:sdtPr>
                    <w:tag w:val="goog_rdk_5"/>
                  </w:sdtPr>
                  <w:sdtContent>
                    <w:r w:rsidDel="00000000" w:rsidR="00000000" w:rsidRPr="00000000">
                      <w:rPr>
                        <w:b w:val="1"/>
                        <w:sz w:val="24"/>
                        <w:szCs w:val="24"/>
                        <w:rtl w:val="0"/>
                        <w:rPrChange w:author="Artem Chumachenko" w:id="1" w:date="2021-10-01T14:15:05Z">
                          <w:rPr>
                            <w:b w:val="1"/>
                            <w:sz w:val="24"/>
                            <w:szCs w:val="24"/>
                          </w:rPr>
                        </w:rPrChange>
                      </w:rPr>
                      <w:t xml:space="preserve">294 905 500</w:t>
                    </w:r>
                  </w:sdtContent>
                </w:sdt>
                <w:sdt>
                  <w:sdtPr>
                    <w:tag w:val="goog_rdk_6"/>
                  </w:sdtPr>
                  <w:sdtContent>
                    <w:r w:rsidDel="00000000" w:rsidR="00000000" w:rsidRPr="00000000">
                      <w:rPr>
                        <w:b w:val="1"/>
                        <w:sz w:val="24"/>
                        <w:szCs w:val="24"/>
                        <w:rtl w:val="0"/>
                        <w:rPrChange w:author="Artem Chumachenko" w:id="1" w:date="2021-10-01T14:15:05Z">
                          <w:rPr>
                            <w:b w:val="1"/>
                            <w:sz w:val="24"/>
                            <w:szCs w:val="24"/>
                            <w:highlight w:val="green"/>
                          </w:rPr>
                        </w:rPrChange>
                      </w:rPr>
                      <w:t xml:space="preserve">  </w:t>
                    </w:r>
                  </w:sdtContent>
                </w:sdt>
                <w:sdt>
                  <w:sdtPr>
                    <w:tag w:val="goog_rdk_7"/>
                  </w:sdtPr>
                  <w:sdtContent>
                    <w:r w:rsidDel="00000000" w:rsidR="00000000" w:rsidRPr="00000000">
                      <w:rPr>
                        <w:sz w:val="24"/>
                        <w:szCs w:val="24"/>
                        <w:rtl w:val="0"/>
                        <w:rPrChange w:author="Artem Chumachenko" w:id="1" w:date="2021-10-01T14:15:05Z">
                          <w:rPr>
                            <w:sz w:val="24"/>
                            <w:szCs w:val="24"/>
                            <w:shd w:fill="d2e3fc" w:val="clear"/>
                          </w:rPr>
                        </w:rPrChange>
                      </w:rPr>
                      <w:t xml:space="preserve">(according to the revenue in the relevant year).</w:t>
                    </w:r>
                  </w:sdtContent>
                </w:sdt>
                <w:sdt>
                  <w:sdtPr>
                    <w:tag w:val="goog_rdk_8"/>
                  </w:sdtPr>
                  <w:sdtContent>
                    <w:r w:rsidDel="00000000" w:rsidR="00000000" w:rsidRPr="00000000">
                      <w:rPr>
                        <w:sz w:val="24"/>
                        <w:szCs w:val="24"/>
                        <w:rtl w:val="0"/>
                        <w:rPrChange w:author="Artem Chumachenko" w:id="1" w:date="2021-10-01T14:15:05Z">
                          <w:rPr>
                            <w:sz w:val="24"/>
                            <w:szCs w:val="24"/>
                            <w:shd w:fill="f5f5f5" w:val="clear"/>
                          </w:rPr>
                        </w:rPrChange>
                      </w:rPr>
                      <w:t xml:space="preserve"> </w:t>
                    </w:r>
                  </w:sdtContent>
                </w:sdt>
                <w:sdt>
                  <w:sdtPr>
                    <w:tag w:val="goog_rdk_9"/>
                  </w:sdtPr>
                  <w:sdtContent>
                    <w:r w:rsidDel="00000000" w:rsidR="00000000" w:rsidRPr="00000000">
                      <w:rPr>
                        <w:rtl w:val="0"/>
                      </w:rPr>
                    </w:r>
                  </w:sdtContent>
                </w:sdt>
              </w:p>
            </w:sdtContent>
          </w:sdt>
          <w:p w:rsidR="00000000" w:rsidDel="00000000" w:rsidP="00000000" w:rsidRDefault="00000000" w:rsidRPr="00000000" w14:paraId="0000008F">
            <w:pPr>
              <w:rPr>
                <w:sz w:val="24"/>
                <w:szCs w:val="24"/>
              </w:rPr>
            </w:pPr>
            <w:r w:rsidDel="00000000" w:rsidR="00000000" w:rsidRPr="00000000">
              <w:rPr>
                <w:sz w:val="24"/>
                <w:szCs w:val="24"/>
                <w:rtl w:val="0"/>
              </w:rPr>
              <w:t xml:space="preserve">The maximum amount of funding for one project in 2022 (1 intermediate stage) is UAH 26.5 million; up to UAH 25 million of this amount may be provided for the purchase of scientific equipment if such equipment is reasonably necessary for the project, and up to UAH 1.5 million may be all other cost items. </w:t>
            </w:r>
          </w:p>
          <w:p w:rsidR="00000000" w:rsidDel="00000000" w:rsidP="00000000" w:rsidRDefault="00000000" w:rsidRPr="00000000" w14:paraId="00000090">
            <w:pPr>
              <w:pageBreakBefore w:val="0"/>
              <w:jc w:val="both"/>
              <w:rPr/>
            </w:pPr>
            <w:r w:rsidDel="00000000" w:rsidR="00000000" w:rsidRPr="00000000">
              <w:rPr>
                <w:rtl w:val="0"/>
              </w:rPr>
            </w:r>
          </w:p>
          <w:p w:rsidR="00000000" w:rsidDel="00000000" w:rsidP="00000000" w:rsidRDefault="00000000" w:rsidRPr="00000000" w14:paraId="00000091">
            <w:pPr>
              <w:rPr/>
            </w:pPr>
            <w:r w:rsidDel="00000000" w:rsidR="00000000" w:rsidRPr="00000000">
              <w:rPr>
                <w:sz w:val="24"/>
                <w:szCs w:val="24"/>
                <w:rtl w:val="0"/>
              </w:rPr>
              <w:t xml:space="preserve">The maximum amount of funding for one project in 2023 (2 intermediate stages) is UAH 3.15 million, in 2024 it is UAH 3.3 million for 2 intermediate stages or UAH 1.65 million for stage 1, in 2025  (1 intermediate stage) - 1.75, and the purchase of scientific equipment for 2023, 2024 and 2025 can not be planned.</w:t>
            </w:r>
            <w:r w:rsidDel="00000000" w:rsidR="00000000" w:rsidRPr="00000000">
              <w:rPr>
                <w:rtl w:val="0"/>
              </w:rPr>
              <w:t xml:space="preserve"> </w:t>
            </w:r>
          </w:p>
          <w:p w:rsidR="00000000" w:rsidDel="00000000" w:rsidP="00000000" w:rsidRDefault="00000000" w:rsidRPr="00000000" w14:paraId="00000092">
            <w:pPr>
              <w:rPr>
                <w:sz w:val="24"/>
                <w:szCs w:val="24"/>
              </w:rPr>
            </w:pPr>
            <w:r w:rsidDel="00000000" w:rsidR="00000000" w:rsidRPr="00000000">
              <w:rPr>
                <w:sz w:val="24"/>
                <w:szCs w:val="24"/>
                <w:rtl w:val="0"/>
              </w:rPr>
              <w:t xml:space="preserve">The maximum amount of funding for a project with a deadline of 4 intermediate stages: 2022-2024 is UAH 31.3 million, a project with a deadline of 6 stages: 2022-2025 - UAH 34.7 million</w:t>
            </w:r>
          </w:p>
          <w:p w:rsidR="00000000" w:rsidDel="00000000" w:rsidP="00000000" w:rsidRDefault="00000000" w:rsidRPr="00000000" w14:paraId="00000093">
            <w:pPr>
              <w:rPr>
                <w:sz w:val="24"/>
                <w:szCs w:val="24"/>
              </w:rPr>
            </w:pPr>
            <w:r w:rsidDel="00000000" w:rsidR="00000000" w:rsidRPr="00000000">
              <w:rPr>
                <w:sz w:val="24"/>
                <w:szCs w:val="24"/>
                <w:rtl w:val="0"/>
              </w:rPr>
              <w:t xml:space="preserve"> The planned total amount of funding for the call is from UAH 384.9 million to UAH 1 billion 903.9 million. </w:t>
            </w:r>
          </w:p>
          <w:p w:rsidR="00000000" w:rsidDel="00000000" w:rsidP="00000000" w:rsidRDefault="00000000" w:rsidRPr="00000000" w14:paraId="00000094">
            <w:pPr>
              <w:pageBreakBefore w:val="0"/>
              <w:spacing w:after="240" w:before="240" w:lineRule="auto"/>
              <w:jc w:val="both"/>
              <w:rPr>
                <w:shd w:fill="d9ead3" w:val="clear"/>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Participant</w:t>
            </w:r>
            <w:r w:rsidDel="00000000" w:rsidR="00000000" w:rsidRPr="00000000">
              <w:rPr>
                <w:sz w:val="24"/>
                <w:szCs w:val="24"/>
                <w:rtl w:val="0"/>
              </w:rPr>
              <w:t xml:space="preserve">s must provide proof that they have fulfilled the condition that a project submitted for participation in the call cannot be simultaneously submitted for participation in another call in order to receive funding from the budget, as well as in the case when such a project is funded or funded at the expense of budget funds based on the results of another call, including those conducted by the Ministry of Education and Science or other entities.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The conditions and procedure for financing projects depend on the amount of budget allocations provided in the state budget for the relevant year to finance the activities of the National Research Foundation of Ukraine (hereinafter - the Foundation).</w:t>
            </w:r>
          </w:p>
          <w:p w:rsidR="00000000" w:rsidDel="00000000" w:rsidP="00000000" w:rsidRDefault="00000000" w:rsidRPr="00000000" w14:paraId="00000098">
            <w:pPr>
              <w:rPr>
                <w:sz w:val="24"/>
                <w:szCs w:val="24"/>
              </w:rPr>
            </w:pPr>
            <w:r w:rsidDel="00000000" w:rsidR="00000000" w:rsidRPr="00000000">
              <w:rPr>
                <w:sz w:val="24"/>
                <w:szCs w:val="24"/>
                <w:rtl w:val="0"/>
              </w:rPr>
              <w:t xml:space="preserve">The grant is provided to the grant recipient in the amount of full or partial cost of works required for the project.</w:t>
            </w:r>
          </w:p>
          <w:p w:rsidR="00000000" w:rsidDel="00000000" w:rsidP="00000000" w:rsidRDefault="00000000" w:rsidRPr="00000000" w14:paraId="00000099">
            <w:pPr>
              <w:rPr/>
            </w:pPr>
            <w:r w:rsidDel="00000000" w:rsidR="00000000" w:rsidRPr="00000000">
              <w:rPr>
                <w:sz w:val="24"/>
                <w:szCs w:val="24"/>
                <w:rtl w:val="0"/>
              </w:rPr>
              <w:t xml:space="preserve">Full funding is provided in the case of a project that is not funded from other sources</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sz w:val="24"/>
                <w:szCs w:val="24"/>
                <w:rtl w:val="0"/>
              </w:rPr>
              <w:t xml:space="preserve">Partial funding is subject to the implementation of a project that is simultaneously funded from several sources. In this case, the Foundation determines the specific scope of work and the amount of financial support that will be provided by the Foundation for the project, taking into account the total estimated cost of the project and the amount of financial support provided from other sources.</w:t>
            </w:r>
            <w:r w:rsidDel="00000000" w:rsidR="00000000" w:rsidRPr="00000000">
              <w:rPr>
                <w:rtl w:val="0"/>
              </w:rPr>
              <w:t xml:space="preserve"> </w:t>
            </w:r>
          </w:p>
          <w:p w:rsidR="00000000" w:rsidDel="00000000" w:rsidP="00000000" w:rsidRDefault="00000000" w:rsidRPr="00000000" w14:paraId="0000009B">
            <w:pPr>
              <w:rPr>
                <w:sz w:val="24"/>
                <w:szCs w:val="24"/>
              </w:rPr>
            </w:pPr>
            <w:r w:rsidDel="00000000" w:rsidR="00000000" w:rsidRPr="00000000">
              <w:rPr>
                <w:sz w:val="24"/>
                <w:szCs w:val="24"/>
                <w:rtl w:val="0"/>
              </w:rPr>
              <w:t xml:space="preserve">Projects are financed by the grantor gradually transferring funds from its registration account to the grant recipient's accounts in accordance with the Research and Development Agreement with grant support (Agreement) concluded between the Foundation and the winning organization (grant recipient), in accordance with the Calendar Plan and Schedule of funding for the research and development project, within the funding actually received by the grantor. </w:t>
            </w:r>
          </w:p>
          <w:p w:rsidR="00000000" w:rsidDel="00000000" w:rsidP="00000000" w:rsidRDefault="00000000" w:rsidRPr="00000000" w14:paraId="0000009C">
            <w:pPr>
              <w:pageBreakBefore w:val="0"/>
              <w:jc w:val="both"/>
              <w:rPr/>
            </w:pPr>
            <w:r w:rsidDel="00000000" w:rsidR="00000000" w:rsidRPr="00000000">
              <w:rPr>
                <w:rtl w:val="0"/>
              </w:rPr>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Unused during the relevant stage of project implementation amounts are subject to return to the NRFU’s registration account within five working days after the completion of the intermediate stage of project implementation. </w:t>
            </w:r>
          </w:p>
          <w:p w:rsidR="00000000" w:rsidDel="00000000" w:rsidP="00000000" w:rsidRDefault="00000000" w:rsidRPr="00000000" w14:paraId="0000009F">
            <w:pPr>
              <w:pageBreakBefore w:val="0"/>
              <w:jc w:val="both"/>
              <w:rPr/>
            </w:pPr>
            <w:r w:rsidDel="00000000" w:rsidR="00000000" w:rsidRPr="00000000">
              <w:rPr>
                <w:rtl w:val="0"/>
              </w:rPr>
            </w:r>
          </w:p>
          <w:p w:rsidR="00000000" w:rsidDel="00000000" w:rsidP="00000000" w:rsidRDefault="00000000" w:rsidRPr="00000000" w14:paraId="000000A0">
            <w:pPr>
              <w:pageBreakBefore w:val="0"/>
              <w:jc w:val="both"/>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All costs for each stage of project implementation must be incurred before the completion of the relevant stage of project implementation. </w:t>
            </w:r>
          </w:p>
          <w:p w:rsidR="00000000" w:rsidDel="00000000" w:rsidP="00000000" w:rsidRDefault="00000000" w:rsidRPr="00000000" w14:paraId="000000A2">
            <w:pPr>
              <w:rPr>
                <w:sz w:val="24"/>
                <w:szCs w:val="24"/>
              </w:rPr>
            </w:pPr>
            <w:r w:rsidDel="00000000" w:rsidR="00000000" w:rsidRPr="00000000">
              <w:rPr>
                <w:sz w:val="24"/>
                <w:szCs w:val="24"/>
                <w:rtl w:val="0"/>
              </w:rPr>
              <w:t xml:space="preserve">Under this call, the Foundation's grant funds may be provided for the following cost items: </w:t>
            </w:r>
          </w:p>
          <w:p w:rsidR="00000000" w:rsidDel="00000000" w:rsidP="00000000" w:rsidRDefault="00000000" w:rsidRPr="00000000" w14:paraId="000000A3">
            <w:pPr>
              <w:numPr>
                <w:ilvl w:val="0"/>
                <w:numId w:val="20"/>
              </w:numPr>
              <w:ind w:left="720" w:hanging="360"/>
              <w:rPr>
                <w:b w:val="1"/>
                <w:sz w:val="24"/>
                <w:szCs w:val="24"/>
              </w:rPr>
            </w:pPr>
            <w:r w:rsidDel="00000000" w:rsidR="00000000" w:rsidRPr="00000000">
              <w:rPr>
                <w:b w:val="1"/>
                <w:sz w:val="24"/>
                <w:szCs w:val="24"/>
                <w:rtl w:val="0"/>
              </w:rPr>
              <w:t xml:space="preserve">Direct costs:</w:t>
            </w:r>
          </w:p>
          <w:p w:rsidR="00000000" w:rsidDel="00000000" w:rsidP="00000000" w:rsidRDefault="00000000" w:rsidRPr="00000000" w14:paraId="000000A4">
            <w:pPr>
              <w:numPr>
                <w:ilvl w:val="0"/>
                <w:numId w:val="26"/>
              </w:numPr>
              <w:ind w:left="720" w:hanging="360"/>
              <w:rPr>
                <w:sz w:val="24"/>
                <w:szCs w:val="24"/>
                <w:u w:val="none"/>
              </w:rPr>
            </w:pPr>
            <w:r w:rsidDel="00000000" w:rsidR="00000000" w:rsidRPr="00000000">
              <w:rPr>
                <w:sz w:val="24"/>
                <w:szCs w:val="24"/>
                <w:rtl w:val="0"/>
              </w:rPr>
              <w:t xml:space="preserve">remuneration of the supervisor and executors of the project;</w:t>
            </w:r>
          </w:p>
          <w:p w:rsidR="00000000" w:rsidDel="00000000" w:rsidP="00000000" w:rsidRDefault="00000000" w:rsidRPr="00000000" w14:paraId="000000A5">
            <w:pPr>
              <w:numPr>
                <w:ilvl w:val="0"/>
                <w:numId w:val="26"/>
              </w:numPr>
              <w:ind w:left="720" w:hanging="360"/>
              <w:rPr>
                <w:sz w:val="24"/>
                <w:szCs w:val="24"/>
                <w:u w:val="none"/>
              </w:rPr>
            </w:pPr>
            <w:r w:rsidDel="00000000" w:rsidR="00000000" w:rsidRPr="00000000">
              <w:rPr>
                <w:sz w:val="24"/>
                <w:szCs w:val="24"/>
                <w:rtl w:val="0"/>
              </w:rPr>
              <w:t xml:space="preserve">payroll;</w:t>
            </w:r>
          </w:p>
          <w:p w:rsidR="00000000" w:rsidDel="00000000" w:rsidP="00000000" w:rsidRDefault="00000000" w:rsidRPr="00000000" w14:paraId="000000A6">
            <w:pPr>
              <w:numPr>
                <w:ilvl w:val="0"/>
                <w:numId w:val="26"/>
              </w:numPr>
              <w:ind w:left="720" w:hanging="360"/>
              <w:rPr>
                <w:sz w:val="24"/>
                <w:szCs w:val="24"/>
                <w:u w:val="none"/>
              </w:rPr>
            </w:pPr>
            <w:r w:rsidDel="00000000" w:rsidR="00000000" w:rsidRPr="00000000">
              <w:rPr>
                <w:sz w:val="24"/>
                <w:szCs w:val="24"/>
                <w:rtl w:val="0"/>
              </w:rPr>
              <w:t xml:space="preserve">materials required for the performance of works, except for equipment and facilities;</w:t>
            </w:r>
          </w:p>
          <w:p w:rsidR="00000000" w:rsidDel="00000000" w:rsidP="00000000" w:rsidRDefault="00000000" w:rsidRPr="00000000" w14:paraId="000000A7">
            <w:pPr>
              <w:numPr>
                <w:ilvl w:val="0"/>
                <w:numId w:val="26"/>
              </w:numPr>
              <w:ind w:left="720" w:hanging="360"/>
              <w:rPr>
                <w:sz w:val="24"/>
                <w:szCs w:val="24"/>
                <w:u w:val="none"/>
              </w:rPr>
            </w:pPr>
            <w:r w:rsidDel="00000000" w:rsidR="00000000" w:rsidRPr="00000000">
              <w:rPr>
                <w:sz w:val="24"/>
                <w:szCs w:val="24"/>
                <w:rtl w:val="0"/>
              </w:rPr>
              <w:t xml:space="preserve">equipment and facilities necessary for research;</w:t>
            </w:r>
          </w:p>
          <w:p w:rsidR="00000000" w:rsidDel="00000000" w:rsidP="00000000" w:rsidRDefault="00000000" w:rsidRPr="00000000" w14:paraId="000000A8">
            <w:pPr>
              <w:numPr>
                <w:ilvl w:val="0"/>
                <w:numId w:val="26"/>
              </w:numPr>
              <w:ind w:left="720" w:hanging="360"/>
              <w:rPr>
                <w:sz w:val="24"/>
                <w:szCs w:val="24"/>
                <w:u w:val="none"/>
              </w:rPr>
            </w:pPr>
            <w:r w:rsidDel="00000000" w:rsidR="00000000" w:rsidRPr="00000000">
              <w:rPr>
                <w:sz w:val="24"/>
                <w:szCs w:val="24"/>
                <w:rtl w:val="0"/>
              </w:rPr>
              <w:t xml:space="preserve">business trip expenses (in accordance with current regulations); </w:t>
            </w:r>
          </w:p>
          <w:p w:rsidR="00000000" w:rsidDel="00000000" w:rsidP="00000000" w:rsidRDefault="00000000" w:rsidRPr="00000000" w14:paraId="000000A9">
            <w:pPr>
              <w:pageBreakBefore w:val="0"/>
              <w:jc w:val="both"/>
              <w:rPr>
                <w:b w:val="1"/>
              </w:rPr>
            </w:pPr>
            <w:r w:rsidDel="00000000" w:rsidR="00000000" w:rsidRPr="00000000">
              <w:rPr>
                <w:rtl w:val="0"/>
              </w:rPr>
            </w:r>
          </w:p>
          <w:p w:rsidR="00000000" w:rsidDel="00000000" w:rsidP="00000000" w:rsidRDefault="00000000" w:rsidRPr="00000000" w14:paraId="000000AA">
            <w:pPr>
              <w:numPr>
                <w:ilvl w:val="0"/>
                <w:numId w:val="20"/>
              </w:numPr>
              <w:ind w:left="720" w:hanging="360"/>
              <w:rPr>
                <w:b w:val="1"/>
                <w:sz w:val="24"/>
                <w:szCs w:val="24"/>
              </w:rPr>
            </w:pPr>
            <w:r w:rsidDel="00000000" w:rsidR="00000000" w:rsidRPr="00000000">
              <w:rPr>
                <w:b w:val="1"/>
                <w:sz w:val="24"/>
                <w:szCs w:val="24"/>
                <w:rtl w:val="0"/>
              </w:rPr>
              <w:t xml:space="preserve">Indirect costs </w:t>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The total amount of</w:t>
            </w:r>
            <w:r w:rsidDel="00000000" w:rsidR="00000000" w:rsidRPr="00000000">
              <w:rPr>
                <w:b w:val="1"/>
                <w:sz w:val="24"/>
                <w:szCs w:val="24"/>
                <w:rtl w:val="0"/>
              </w:rPr>
              <w:t xml:space="preserve"> indirect costs </w:t>
            </w:r>
            <w:r w:rsidDel="00000000" w:rsidR="00000000" w:rsidRPr="00000000">
              <w:rPr>
                <w:sz w:val="24"/>
                <w:szCs w:val="24"/>
                <w:rtl w:val="0"/>
              </w:rPr>
              <w:t xml:space="preserve">(costs that are not directly related to research and development (hereinafter - R &amp; D), but are necessary to ensure the full implementation of R &amp; D) may not exceed 15% of the total cost item "Direct costs" except for equipment costs. Such costs may include: </w:t>
            </w:r>
          </w:p>
          <w:p w:rsidR="00000000" w:rsidDel="00000000" w:rsidP="00000000" w:rsidRDefault="00000000" w:rsidRPr="00000000" w14:paraId="000000AC">
            <w:pPr>
              <w:numPr>
                <w:ilvl w:val="0"/>
                <w:numId w:val="32"/>
              </w:numPr>
              <w:ind w:left="720" w:hanging="360"/>
              <w:rPr>
                <w:sz w:val="24"/>
                <w:szCs w:val="24"/>
              </w:rPr>
            </w:pPr>
            <w:r w:rsidDel="00000000" w:rsidR="00000000" w:rsidRPr="00000000">
              <w:rPr>
                <w:sz w:val="24"/>
                <w:szCs w:val="24"/>
                <w:rtl w:val="0"/>
              </w:rPr>
              <w:t xml:space="preserve">payment of utility costs associated with the implementation of research;</w:t>
            </w:r>
          </w:p>
          <w:p w:rsidR="00000000" w:rsidDel="00000000" w:rsidP="00000000" w:rsidRDefault="00000000" w:rsidRPr="00000000" w14:paraId="000000AD">
            <w:pPr>
              <w:numPr>
                <w:ilvl w:val="0"/>
                <w:numId w:val="32"/>
              </w:numPr>
              <w:ind w:left="720" w:hanging="360"/>
              <w:rPr>
                <w:sz w:val="24"/>
                <w:szCs w:val="24"/>
              </w:rPr>
            </w:pPr>
            <w:r w:rsidDel="00000000" w:rsidR="00000000" w:rsidRPr="00000000">
              <w:rPr>
                <w:sz w:val="24"/>
                <w:szCs w:val="24"/>
                <w:rtl w:val="0"/>
              </w:rPr>
              <w:t xml:space="preserve">payment of operating costs associated with the implementation of research;</w:t>
            </w:r>
          </w:p>
          <w:p w:rsidR="00000000" w:rsidDel="00000000" w:rsidP="00000000" w:rsidRDefault="00000000" w:rsidRPr="00000000" w14:paraId="000000AE">
            <w:pPr>
              <w:numPr>
                <w:ilvl w:val="0"/>
                <w:numId w:val="32"/>
              </w:numPr>
              <w:ind w:left="720" w:hanging="360"/>
              <w:rPr>
                <w:sz w:val="24"/>
                <w:szCs w:val="24"/>
              </w:rPr>
            </w:pPr>
            <w:r w:rsidDel="00000000" w:rsidR="00000000" w:rsidRPr="00000000">
              <w:rPr>
                <w:sz w:val="24"/>
                <w:szCs w:val="24"/>
                <w:rtl w:val="0"/>
              </w:rPr>
              <w:t xml:space="preserve">remuneration of staff, in particular, employees of financial services, employees of legal services, etc., who will be involved in servicing the contract for research and development through grant support. Such costs may not exceed 30% of the total cost of "Indirect costs". </w:t>
            </w:r>
          </w:p>
          <w:p w:rsidR="00000000" w:rsidDel="00000000" w:rsidP="00000000" w:rsidRDefault="00000000" w:rsidRPr="00000000" w14:paraId="000000AF">
            <w:pPr>
              <w:numPr>
                <w:ilvl w:val="0"/>
                <w:numId w:val="20"/>
              </w:numPr>
              <w:ind w:left="720" w:hanging="360"/>
              <w:rPr>
                <w:b w:val="1"/>
                <w:sz w:val="24"/>
                <w:szCs w:val="24"/>
              </w:rPr>
            </w:pPr>
            <w:r w:rsidDel="00000000" w:rsidR="00000000" w:rsidRPr="00000000">
              <w:rPr>
                <w:b w:val="1"/>
                <w:sz w:val="24"/>
                <w:szCs w:val="24"/>
                <w:rtl w:val="0"/>
              </w:rPr>
              <w:t xml:space="preserve">Other costs (if necessary)</w:t>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 - costs that are not reflected in the above cost items, but are necessary for R &amp; D, in particular the cost of services (except utilities). This cost item may include: costs for publications, obtaining patents, translation, rental of scientific equipment, costs for access to databases, libraries and more. </w:t>
            </w:r>
          </w:p>
          <w:p w:rsidR="00000000" w:rsidDel="00000000" w:rsidP="00000000" w:rsidRDefault="00000000" w:rsidRPr="00000000" w14:paraId="000000B1">
            <w:pPr>
              <w:pageBreakBefore w:val="0"/>
              <w:jc w:val="both"/>
              <w:rPr/>
            </w:pPr>
            <w:r w:rsidDel="00000000" w:rsidR="00000000" w:rsidRPr="00000000">
              <w:rPr>
                <w:rtl w:val="0"/>
              </w:rPr>
            </w:r>
          </w:p>
          <w:p w:rsidR="00000000" w:rsidDel="00000000" w:rsidP="00000000" w:rsidRDefault="00000000" w:rsidRPr="00000000" w14:paraId="000000B2">
            <w:pPr>
              <w:pageBreakBefore w:val="0"/>
              <w:jc w:val="both"/>
              <w:rPr/>
            </w:pPr>
            <w:r w:rsidDel="00000000" w:rsidR="00000000" w:rsidRPr="00000000">
              <w:rPr>
                <w:rtl w:val="0"/>
              </w:rPr>
            </w:r>
          </w:p>
          <w:p w:rsidR="00000000" w:rsidDel="00000000" w:rsidP="00000000" w:rsidRDefault="00000000" w:rsidRPr="00000000" w14:paraId="000000B3">
            <w:pPr>
              <w:pageBreakBefore w:val="0"/>
              <w:jc w:val="both"/>
              <w:rPr/>
            </w:pPr>
            <w:r w:rsidDel="00000000" w:rsidR="00000000" w:rsidRPr="00000000">
              <w:rPr>
                <w:rtl w:val="0"/>
              </w:rPr>
            </w:r>
          </w:p>
          <w:p w:rsidR="00000000" w:rsidDel="00000000" w:rsidP="00000000" w:rsidRDefault="00000000" w:rsidRPr="00000000" w14:paraId="000000B4">
            <w:pPr>
              <w:pageBreakBefore w:val="0"/>
              <w:jc w:val="both"/>
              <w:rPr/>
            </w:pPr>
            <w:r w:rsidDel="00000000" w:rsidR="00000000" w:rsidRPr="00000000">
              <w:rPr>
                <w:rtl w:val="0"/>
              </w:rPr>
            </w:r>
          </w:p>
          <w:p w:rsidR="00000000" w:rsidDel="00000000" w:rsidP="00000000" w:rsidRDefault="00000000" w:rsidRPr="00000000" w14:paraId="000000B5">
            <w:pPr>
              <w:numPr>
                <w:ilvl w:val="0"/>
                <w:numId w:val="20"/>
              </w:numPr>
              <w:ind w:left="720" w:hanging="360"/>
            </w:pPr>
            <w:r w:rsidDel="00000000" w:rsidR="00000000" w:rsidRPr="00000000">
              <w:rPr>
                <w:b w:val="1"/>
                <w:sz w:val="24"/>
                <w:szCs w:val="24"/>
                <w:rtl w:val="0"/>
              </w:rPr>
              <w:t xml:space="preserve">Project implementation costs by the subcontractor (if necessary)</w:t>
            </w:r>
            <w:r w:rsidDel="00000000" w:rsidR="00000000" w:rsidRPr="00000000">
              <w:rPr>
                <w:sz w:val="24"/>
                <w:szCs w:val="24"/>
                <w:rtl w:val="0"/>
              </w:rPr>
              <w:t xml:space="preserve"> - R&amp;D costs that cannot be performed by the employees of the call participants / grant recipient’s executors or the grant recipiemt's available equipment are incurred on a contractual basis by other enterprises, institutions and organizations regardless of ownership. The total amount of the cost item "Costs for the implementation of the project by the subcontractor / subcontractors" in total may not exceed 30% of the total cost of the project except for equipment costs</w:t>
            </w:r>
            <w:r w:rsidDel="00000000" w:rsidR="00000000" w:rsidRPr="00000000">
              <w:rPr>
                <w:rtl w:val="0"/>
              </w:rPr>
              <w:t xml:space="preserve">. </w:t>
            </w:r>
          </w:p>
          <w:p w:rsidR="00000000" w:rsidDel="00000000" w:rsidP="00000000" w:rsidRDefault="00000000" w:rsidRPr="00000000" w14:paraId="000000B6">
            <w:pPr>
              <w:rPr>
                <w:sz w:val="24"/>
                <w:szCs w:val="24"/>
              </w:rPr>
            </w:pPr>
            <w:r w:rsidDel="00000000" w:rsidR="00000000" w:rsidRPr="00000000">
              <w:rPr>
                <w:sz w:val="24"/>
                <w:szCs w:val="24"/>
                <w:rtl w:val="0"/>
              </w:rPr>
              <w:t xml:space="preserve">Note: see </w:t>
            </w:r>
            <w:r w:rsidDel="00000000" w:rsidR="00000000" w:rsidRPr="00000000">
              <w:rPr>
                <w:i w:val="1"/>
                <w:sz w:val="24"/>
                <w:szCs w:val="24"/>
                <w:rtl w:val="0"/>
              </w:rPr>
              <w:t xml:space="preserve">"Methodological recommendations for cost planning on the application for grant support and the agreement on the implementation of research and development through grant support of the National Research Fund of Ukraine."</w:t>
            </w:r>
            <w:r w:rsidDel="00000000" w:rsidR="00000000" w:rsidRPr="00000000">
              <w:rPr>
                <w:sz w:val="24"/>
                <w:szCs w:val="24"/>
                <w:rtl w:val="0"/>
              </w:rPr>
              <w:t xml:space="preserve"> </w:t>
            </w:r>
          </w:p>
          <w:p w:rsidR="00000000" w:rsidDel="00000000" w:rsidP="00000000" w:rsidRDefault="00000000" w:rsidRPr="00000000" w14:paraId="000000B7">
            <w:pPr>
              <w:pageBreakBefore w:val="0"/>
              <w:jc w:val="both"/>
              <w:rPr/>
            </w:pPr>
            <w:r w:rsidDel="00000000" w:rsidR="00000000" w:rsidRPr="00000000">
              <w:rPr>
                <w:rtl w:val="0"/>
              </w:rPr>
            </w:r>
          </w:p>
          <w:p w:rsidR="00000000" w:rsidDel="00000000" w:rsidP="00000000" w:rsidRDefault="00000000" w:rsidRPr="00000000" w14:paraId="000000B8">
            <w:pPr>
              <w:pageBreakBefore w:val="0"/>
              <w:jc w:val="both"/>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Expenses for all items must be justified.</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If the project provides for the purchase of equipment and facilities worth more than 200 thousand UAH per unit, the application must contain a detailed feasibility study of the need to purchase it for the project implementation, namely: </w:t>
            </w:r>
          </w:p>
          <w:p w:rsidR="00000000" w:rsidDel="00000000" w:rsidP="00000000" w:rsidRDefault="00000000" w:rsidRPr="00000000" w14:paraId="000000BC">
            <w:pPr>
              <w:pageBreakBefore w:val="0"/>
              <w:jc w:val="both"/>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1) confirmation that the equipment and facilities planned for the purchase are not available to the call participant;</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2) detailed justification of the need, suitability and effectiveness of the use of such equipment and facilities for the planned research (development), taking into account the impact of the latter on the research capacity of the call participant;</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3) description of the main characteristics of the equipment and facilities required for research (development); </w:t>
            </w:r>
          </w:p>
          <w:p w:rsidR="00000000" w:rsidDel="00000000" w:rsidP="00000000" w:rsidRDefault="00000000" w:rsidRPr="00000000" w14:paraId="000000C2">
            <w:pPr>
              <w:pageBreakBefore w:val="0"/>
              <w:jc w:val="both"/>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4) detailed confirmation of availability of the necessary conditions for installation, operation and maintenance of such equipment and facilities (premises, maintenance of the required temperature / lighting / humidity / other conditions in it, appropriate qualified technical personnel, etc.) by the participant. If the equipment requires specially prepared premises / conditions - a description of the funds for which these works will be performed);</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5) if the application provides for the purchase of equipment and facilities outside Ukraine, it is necessary to provide a justification for the impossibility of purchasing such equipment in Ukraine and the possibility of its delivery from abroad in due time;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6) a description of the prospects for the use of equipment and facilities that are planned to be purchased after the completion of the project;</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7) commercial proposals (not less than 2 different suppliers) with details of the cost, terms and conditions of delivery of equipment with reference to the websites of suppliers are attached to the feasibility study. If the equipment is unique (has no analogues on the market), and in the absence of the opportunity to provide two commercial proposals, a justification is provided (documentary evidence of lack of competition in the market for such equipment);</w:t>
            </w:r>
          </w:p>
          <w:p w:rsidR="00000000" w:rsidDel="00000000" w:rsidP="00000000" w:rsidRDefault="00000000" w:rsidRPr="00000000" w14:paraId="000000CA">
            <w:pPr>
              <w:pageBreakBefore w:val="0"/>
              <w:jc w:val="both"/>
              <w:rPr>
                <w:rFonts w:ascii="Roboto" w:cs="Roboto" w:eastAsia="Roboto" w:hAnsi="Roboto"/>
                <w:sz w:val="27"/>
                <w:szCs w:val="27"/>
                <w:shd w:fill="f5f5f5" w:val="clear"/>
              </w:rPr>
            </w:pPr>
            <w:r w:rsidDel="00000000" w:rsidR="00000000" w:rsidRPr="00000000">
              <w:rPr>
                <w:rtl w:val="0"/>
              </w:rPr>
            </w:r>
          </w:p>
          <w:p w:rsidR="00000000" w:rsidDel="00000000" w:rsidP="00000000" w:rsidRDefault="00000000" w:rsidRPr="00000000" w14:paraId="000000CB">
            <w:pPr>
              <w:pageBreakBefore w:val="0"/>
              <w:jc w:val="both"/>
              <w:rPr>
                <w:rFonts w:ascii="Roboto" w:cs="Roboto" w:eastAsia="Roboto" w:hAnsi="Roboto"/>
                <w:sz w:val="27"/>
                <w:szCs w:val="27"/>
                <w:shd w:fill="f5f5f5" w:val="clear"/>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8) if the project envisages the purchase of equipment and facilities with a total value of more than UAH 3 million, the feasibility study must contain information on the availability of similar equipment in other institutions of Ukraine;</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9) if the project provides for the purchase of equipment and facilities with a total value of more than UAH 10 million and which can potentially be used collectively, the feasibility study should contain information on specific measures to ensure the collective use of this equipment after the project; </w:t>
            </w:r>
          </w:p>
          <w:p w:rsidR="00000000" w:rsidDel="00000000" w:rsidP="00000000" w:rsidRDefault="00000000" w:rsidRPr="00000000" w14:paraId="000000CF">
            <w:pPr>
              <w:pageBreakBefore w:val="0"/>
              <w:jc w:val="both"/>
              <w:rPr/>
            </w:pPr>
            <w:r w:rsidDel="00000000" w:rsidR="00000000" w:rsidRPr="00000000">
              <w:rPr>
                <w:rtl w:val="0"/>
              </w:rPr>
            </w:r>
          </w:p>
          <w:p w:rsidR="00000000" w:rsidDel="00000000" w:rsidP="00000000" w:rsidRDefault="00000000" w:rsidRPr="00000000" w14:paraId="000000D0">
            <w:pPr>
              <w:pageBreakBefore w:val="0"/>
              <w:jc w:val="both"/>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4"/>
                <w:szCs w:val="24"/>
                <w:rtl w:val="0"/>
              </w:rPr>
              <w:t xml:space="preserve">If the project envisages the purchase of equipment and facilities worth more than UAH 200,000 per unit, employees of financial services, structural units responsible for procurement (tenders) and other interested units of the call-participant’s institution must be involved in the preparation of the feasibility study. </w:t>
            </w:r>
            <w:r w:rsidDel="00000000" w:rsidR="00000000" w:rsidRPr="00000000">
              <w:rPr>
                <w:rtl w:val="0"/>
              </w:rPr>
            </w:r>
          </w:p>
          <w:p w:rsidR="00000000" w:rsidDel="00000000" w:rsidP="00000000" w:rsidRDefault="00000000" w:rsidRPr="00000000" w14:paraId="000000D2">
            <w:pPr>
              <w:pageBreakBefore w:val="0"/>
              <w:jc w:val="both"/>
              <w:rPr/>
            </w:pPr>
            <w:r w:rsidDel="00000000" w:rsidR="00000000" w:rsidRPr="00000000">
              <w:rPr>
                <w:rtl w:val="0"/>
              </w:rPr>
            </w:r>
          </w:p>
          <w:p w:rsidR="00000000" w:rsidDel="00000000" w:rsidP="00000000" w:rsidRDefault="00000000" w:rsidRPr="00000000" w14:paraId="000000D3">
            <w:pPr>
              <w:pageBreakBefore w:val="0"/>
              <w:jc w:val="both"/>
              <w:rPr/>
            </w:pP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r>
          </w:p>
          <w:p w:rsidR="00000000" w:rsidDel="00000000" w:rsidP="00000000" w:rsidRDefault="00000000" w:rsidRPr="00000000" w14:paraId="000000D5">
            <w:pPr>
              <w:pageBreakBefore w:val="0"/>
              <w:jc w:val="both"/>
              <w:rPr/>
            </w:pPr>
            <w:r w:rsidDel="00000000" w:rsidR="00000000" w:rsidRPr="00000000">
              <w:rPr>
                <w:rtl w:val="0"/>
              </w:rPr>
            </w:r>
          </w:p>
          <w:p w:rsidR="00000000" w:rsidDel="00000000" w:rsidP="00000000" w:rsidRDefault="00000000" w:rsidRPr="00000000" w14:paraId="000000D6">
            <w:pPr>
              <w:rPr>
                <w:i w:val="1"/>
                <w:sz w:val="24"/>
                <w:szCs w:val="24"/>
              </w:rPr>
            </w:pPr>
            <w:r w:rsidDel="00000000" w:rsidR="00000000" w:rsidRPr="00000000">
              <w:rPr>
                <w:i w:val="1"/>
                <w:sz w:val="24"/>
                <w:szCs w:val="24"/>
                <w:rtl w:val="0"/>
              </w:rPr>
              <w:t xml:space="preserve">Note 1: Feasibility study for the purchase of equipment and facilities for the project is signed by the head of the institution participating in the call, the head of the financial department of the institution participating in the call and the project supervisor.</w:t>
            </w:r>
          </w:p>
          <w:p w:rsidR="00000000" w:rsidDel="00000000" w:rsidP="00000000" w:rsidRDefault="00000000" w:rsidRPr="00000000" w14:paraId="000000D7">
            <w:pPr>
              <w:rPr>
                <w:i w:val="1"/>
                <w:sz w:val="24"/>
                <w:szCs w:val="24"/>
              </w:rPr>
            </w:pPr>
            <w:r w:rsidDel="00000000" w:rsidR="00000000" w:rsidRPr="00000000">
              <w:rPr>
                <w:i w:val="1"/>
                <w:sz w:val="24"/>
                <w:szCs w:val="24"/>
                <w:rtl w:val="0"/>
              </w:rPr>
              <w:t xml:space="preserve">Note 2: items 1-7 are mandatory for all applications, which provide for the purchase of equipment and facilities worth more than 200 thousand UAH per unit, items 8-9 are filled in if necessary. </w:t>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sz w:val="24"/>
                <w:szCs w:val="24"/>
                <w:rtl w:val="0"/>
              </w:rPr>
              <w:t xml:space="preserve">After announcing the results of the call, the winner submits a declaration (if the project provides for the purchase of equipment worth over UAH 3 million), in which the head of the winning institution and the project supervisor confirm that the project will be implemented in the winning institution in full, according to application for grant support; the institution has the material and technical base, organizational resources and staff, which allows to ensure the implementation of the project in full; the equipment to be purchased at the expense of the grant will be used for its intended purpose (in order to perform the tasks under the Project and implement the Project in full).</w:t>
            </w:r>
            <w:r w:rsidDel="00000000" w:rsidR="00000000" w:rsidRPr="00000000">
              <w:rPr>
                <w:rtl w:val="0"/>
              </w:rPr>
              <w:t xml:space="preserve"> </w:t>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jc w:val="both"/>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Upon completion of each of the intermediate stages of the project, defined in the Research and Development Agreement, the grant recipient submits to the Foundation scientific reports on the interim results of the project and financial reports on the use of budget funds, </w:t>
            </w:r>
            <w:r w:rsidDel="00000000" w:rsidR="00000000" w:rsidRPr="00000000">
              <w:rPr>
                <w:sz w:val="24"/>
                <w:szCs w:val="24"/>
                <w:highlight w:val="white"/>
                <w:rtl w:val="0"/>
              </w:rPr>
              <w:t xml:space="preserve">as well as other documentation provided for in the Agreement concluded between the Fund and the grantee</w:t>
            </w:r>
            <w:r w:rsidDel="00000000" w:rsidR="00000000" w:rsidRPr="00000000">
              <w:rPr>
                <w:rFonts w:ascii="Roboto" w:cs="Roboto" w:eastAsia="Roboto" w:hAnsi="Roboto"/>
                <w:sz w:val="27"/>
                <w:szCs w:val="27"/>
                <w:shd w:fill="d2e3fc" w:val="clear"/>
                <w:rtl w:val="0"/>
              </w:rPr>
              <w:t xml:space="preserve"> </w:t>
            </w:r>
            <w:r w:rsidDel="00000000" w:rsidR="00000000" w:rsidRPr="00000000">
              <w:rPr>
                <w:sz w:val="24"/>
                <w:szCs w:val="24"/>
                <w:rtl w:val="0"/>
              </w:rPr>
              <w:t xml:space="preserve">which are a prerequisite for deciding to continue or terminate grant support of the project.</w:t>
            </w:r>
          </w:p>
          <w:p w:rsidR="00000000" w:rsidDel="00000000" w:rsidP="00000000" w:rsidRDefault="00000000" w:rsidRPr="00000000" w14:paraId="000000DD">
            <w:pPr>
              <w:rPr>
                <w:sz w:val="24"/>
                <w:szCs w:val="24"/>
              </w:rPr>
            </w:pPr>
            <w:r w:rsidDel="00000000" w:rsidR="00000000" w:rsidRPr="00000000">
              <w:rPr>
                <w:sz w:val="24"/>
                <w:szCs w:val="24"/>
                <w:rtl w:val="0"/>
              </w:rPr>
              <w:t xml:space="preserve">The decision to extend or terminate the grant support is made by the scientific council of the Foundation on the proposal of the relevant scientific council of the section of the Foundation.</w:t>
            </w:r>
          </w:p>
          <w:p w:rsidR="00000000" w:rsidDel="00000000" w:rsidP="00000000" w:rsidRDefault="00000000" w:rsidRPr="00000000" w14:paraId="000000DE">
            <w:pPr>
              <w:rPr/>
            </w:pPr>
            <w:r w:rsidDel="00000000" w:rsidR="00000000" w:rsidRPr="00000000">
              <w:rPr>
                <w:sz w:val="24"/>
                <w:szCs w:val="24"/>
                <w:rtl w:val="0"/>
              </w:rPr>
              <w:t xml:space="preserve">Based on the results of the work and within the deadlines specified in the Agreement, the grant recipient sends to the Foundation:</w:t>
            </w:r>
            <w:r w:rsidDel="00000000" w:rsidR="00000000" w:rsidRPr="00000000">
              <w:rPr>
                <w:rtl w:val="0"/>
              </w:rPr>
              <w:t xml:space="preserve"> </w:t>
            </w:r>
          </w:p>
          <w:p w:rsidR="00000000" w:rsidDel="00000000" w:rsidP="00000000" w:rsidRDefault="00000000" w:rsidRPr="00000000" w14:paraId="000000DF">
            <w:pPr>
              <w:rPr>
                <w:sz w:val="24"/>
                <w:szCs w:val="24"/>
              </w:rPr>
            </w:pPr>
            <w:r w:rsidDel="00000000" w:rsidR="00000000" w:rsidRPr="00000000">
              <w:rPr>
                <w:sz w:val="24"/>
                <w:szCs w:val="24"/>
                <w:rtl w:val="0"/>
              </w:rPr>
              <w:t xml:space="preserve">- scientific report on the interim results of the Project, prepared in accordance with DSTU 3008: 2015 "Information and documentation. Reports in the field of science and technology. Structure and rules of design "- in electronic form and in one paper bound copy;</w:t>
            </w:r>
          </w:p>
          <w:p w:rsidR="00000000" w:rsidDel="00000000" w:rsidP="00000000" w:rsidRDefault="00000000" w:rsidRPr="00000000" w14:paraId="000000E0">
            <w:pPr>
              <w:rPr>
                <w:sz w:val="24"/>
                <w:szCs w:val="24"/>
              </w:rPr>
            </w:pPr>
            <w:r w:rsidDel="00000000" w:rsidR="00000000" w:rsidRPr="00000000">
              <w:rPr>
                <w:sz w:val="24"/>
                <w:szCs w:val="24"/>
                <w:rtl w:val="0"/>
              </w:rPr>
              <w:t xml:space="preserve">- financial report on the use of budget funds - in electronic form and in one paper copy;</w:t>
            </w:r>
          </w:p>
          <w:p w:rsidR="00000000" w:rsidDel="00000000" w:rsidP="00000000" w:rsidRDefault="00000000" w:rsidRPr="00000000" w14:paraId="000000E1">
            <w:pPr>
              <w:rPr>
                <w:sz w:val="24"/>
                <w:szCs w:val="24"/>
              </w:rPr>
            </w:pPr>
            <w:r w:rsidDel="00000000" w:rsidR="00000000" w:rsidRPr="00000000">
              <w:rPr>
                <w:sz w:val="24"/>
                <w:szCs w:val="24"/>
                <w:rtl w:val="0"/>
              </w:rPr>
              <w:t xml:space="preserve">- other documentation provided for in the Agreement concluded between the Foundation and the Grant Recipient. </w:t>
            </w:r>
          </w:p>
          <w:p w:rsidR="00000000" w:rsidDel="00000000" w:rsidP="00000000" w:rsidRDefault="00000000" w:rsidRPr="00000000" w14:paraId="000000E2">
            <w:pPr>
              <w:pageBreakBefore w:val="0"/>
              <w:jc w:val="both"/>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The reports are considered and approved by the scientific council of the Foundation. Approval of these documents by the Scientific Council is the basis for signing the Project Implementation Act.</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The Grant Recipient also submits an annotated report on the work performed within the project, which together with the report on the use of budget funds within the project is posted on the official website of the Foundation within five working days after approval of the reporting documentation by the Scientific Council.</w:t>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Within all projects of the Foundation in which the supervisor and any executor participates in the relevant year, the maximum monthly salary of the supervisor and each executor may not exceed 10 minimum wages in Ukraine, set at the beginning of the year in which the relevant payment is to be committed. The project estimate should indicate the employment (by month) of the supervisor and each project executor. </w:t>
            </w:r>
          </w:p>
          <w:p w:rsidR="00000000" w:rsidDel="00000000" w:rsidP="00000000" w:rsidRDefault="00000000" w:rsidRPr="00000000" w14:paraId="000000E6">
            <w:pPr>
              <w:pageBreakBefore w:val="0"/>
              <w:jc w:val="both"/>
              <w:rPr/>
            </w:pPr>
            <w:r w:rsidDel="00000000" w:rsidR="00000000" w:rsidRPr="00000000">
              <w:rPr>
                <w:rtl w:val="0"/>
              </w:rPr>
            </w:r>
          </w:p>
          <w:p w:rsidR="00000000" w:rsidDel="00000000" w:rsidP="00000000" w:rsidRDefault="00000000" w:rsidRPr="00000000" w14:paraId="000000E7">
            <w:pPr>
              <w:pageBreakBefore w:val="0"/>
              <w:jc w:val="both"/>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At the end of the calendar year, the Grant Recipient submits a scientific report on the project implementation and a report on the use of budget funds. The reports are considered and approved by the scientific council of the Foundation.</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sz w:val="24"/>
                <w:szCs w:val="24"/>
                <w:rtl w:val="0"/>
              </w:rPr>
              <w:t xml:space="preserve">The following cannot be financed by grant funds: costs not directly related to the project implementation (in particular, payment for intermediary services, purchase of goods, performance of works, provision of services that are not related to the project implementation); payment for goods, works and services that were or will be financed from other sources before or after signing the contract; maintenance costs of institutions and organizations, including those involved in the project.</w:t>
            </w:r>
            <w:r w:rsidDel="00000000" w:rsidR="00000000" w:rsidRPr="00000000">
              <w:rPr>
                <w:rtl w:val="0"/>
              </w:rPr>
              <w:t xml:space="preserve"> </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ВИМОГИ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УЧАСНИКІВ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0F0">
            <w:pPr>
              <w:spacing w:after="200" w:before="240" w:line="276" w:lineRule="auto"/>
              <w:jc w:val="both"/>
              <w:rPr/>
            </w:pPr>
            <w:r w:rsidDel="00000000" w:rsidR="00000000" w:rsidRPr="00000000">
              <w:rPr>
                <w:b w:val="1"/>
                <w:sz w:val="23"/>
                <w:szCs w:val="23"/>
                <w:rtl w:val="0"/>
              </w:rPr>
              <w:t xml:space="preserve">II. REQUIREMENTS FOR CALL PARTICIPANTS</w:t>
            </w:r>
            <w:r w:rsidDel="00000000" w:rsidR="00000000" w:rsidRPr="00000000">
              <w:rPr>
                <w:rtl w:val="0"/>
              </w:rPr>
            </w:r>
          </w:p>
        </w:tc>
      </w:tr>
      <w:tr>
        <w:trPr>
          <w:cantSplit w:val="0"/>
          <w:tblHeader w:val="0"/>
        </w:trPr>
        <w:tc>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1"/>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Загальні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вимоги.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Учасниками конкурсу можуть бути </w:t>
            </w:r>
            <w:r w:rsidDel="00000000" w:rsidR="00000000" w:rsidRPr="00000000">
              <w:rPr>
                <w:sz w:val="24"/>
                <w:szCs w:val="24"/>
                <w:rtl w:val="0"/>
              </w:rPr>
              <w:t xml:space="preserve">заклади вищої освіти та наукові установи.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Подавати заявки на </w:t>
            </w:r>
            <w:r w:rsidDel="00000000" w:rsidR="00000000" w:rsidRPr="00000000">
              <w:rPr>
                <w:sz w:val="24"/>
                <w:szCs w:val="24"/>
                <w:rtl w:val="0"/>
              </w:rPr>
              <w:t xml:space="preserve">одержання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грантової підтримки (заявка) мають право колективи авторів проєкту (науковий керівник та виконавці) у ск</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ладі від 2 до 10 </w:t>
            </w:r>
            <w:r w:rsidDel="00000000" w:rsidR="00000000" w:rsidRPr="00000000">
              <w:rPr>
                <w:sz w:val="24"/>
                <w:szCs w:val="24"/>
                <w:rtl w:val="0"/>
              </w:rPr>
              <w:t xml:space="preserve">вчених</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Кількість молодих учених у складі колективу авторів не може бути меншою за 1 при колективі авторів від 2 до 4 осіб включно, меншою за 2 при колективі авторів від 5 до 7 осіб включно, і меншою за 3 при колективі авторів від 8 до 10 осіб включно.</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Примітка: молодий </w:t>
            </w:r>
            <w:r w:rsidDel="00000000" w:rsidR="00000000" w:rsidRPr="00000000">
              <w:rPr>
                <w:i w:val="1"/>
                <w:sz w:val="24"/>
                <w:szCs w:val="24"/>
                <w:rtl w:val="0"/>
              </w:rPr>
              <w:t xml:space="preserve">вчений</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особа віком до 35 років на момент початку конкурсу, яка має вищу освіту не нижче другого (магістерського) рівня, або особа віком до 40 років на момент початку конкурсу, яка має науковий ступінь доктора наук або навчається в докторантурі).</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заявці може бути додатково передбачено залучення до виконання проєкту до 3 асистентів із числа молодих учених та студентів, без зазначення їхніх прізвищ;</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такі асистенти не враховуються як члени колективу авторів проєкту</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але необхідність їх залучення (із зазначенням кількості осіб) має бути обов’язково зазначена у заявці.</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Колектив (автори проєкту) може складатися з </w:t>
            </w:r>
            <w:r w:rsidDel="00000000" w:rsidR="00000000" w:rsidRPr="00000000">
              <w:rPr>
                <w:sz w:val="24"/>
                <w:szCs w:val="24"/>
                <w:rtl w:val="0"/>
              </w:rPr>
              <w:t xml:space="preserve">учених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 представляють одну установу (організацію), а також із </w:t>
            </w:r>
            <w:r w:rsidDel="00000000" w:rsidR="00000000" w:rsidRPr="00000000">
              <w:rPr>
                <w:sz w:val="24"/>
                <w:szCs w:val="24"/>
                <w:rtl w:val="0"/>
              </w:rPr>
              <w:t xml:space="preserve">учених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 працюють у різних установах (організаціях)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включаючи організації-субвиконавців</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Одна фізична особ</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а не може бути представлен</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більше ніж в одній заявці, поданій на цей конкурс.</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Науковим керівником проєкту має бути вчений, який працює </w:t>
            </w:r>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 xml:space="preserve">за основним місцем роботи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в установі/організації/підприємстві, що подає заявку на участь у конкурсі.</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Науковий керівник та принаймні один виконавець проєкту повинні мати науковий ступінь, отриманий або визнаний в Україні, наукові публікації у періодичних виданнях, що індексуються Scopus чи WoS.</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 фізична особа не може бути представлен</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більше, ніж у двох проєктах, які є переможцями у конкурсах Фонду та фінансуються за рахунок грантової підтримки Фонду.</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Виконавці проєкту не можуть працювати в закордонній установі за основним місцем роботи. </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red"/>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Науковим керівником та виконавцем проєкту не можуть бути працівники дирекції Фонду, члени наукової ради Фонду, наукового комітету Національної ради з питань розвитку науки і технологій, члени комісії конкурсу та експерти, залучені до проведення наукової і науково-технічної експертизи проєктів за цим конкурсом, а також члени сімей зазначених осіб.</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Науковий керівник проєкту несе відповідальність за достовірність інформації, що міститься в заявці та доданих до неї документах. Наслідком надання недостовірної інформації є зняття проєкту з конкурсу</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widowControl w:val="0"/>
              <w:spacing w:after="240" w:before="240" w:lineRule="auto"/>
              <w:ind w:right="-40"/>
              <w:jc w:val="both"/>
              <w:rPr>
                <w:i w:val="1"/>
                <w:sz w:val="24"/>
                <w:szCs w:val="24"/>
              </w:rPr>
            </w:pPr>
            <w:r w:rsidDel="00000000" w:rsidR="00000000" w:rsidRPr="00000000">
              <w:rPr>
                <w:i w:val="1"/>
                <w:sz w:val="24"/>
                <w:szCs w:val="24"/>
                <w:rtl w:val="0"/>
              </w:rPr>
              <w:t xml:space="preserve">Порушення цих вимог є підставою для відхилення всіх заявок, де представлена особа, що порушила зазначені вище вимоги. </w:t>
            </w:r>
            <w:r w:rsidDel="00000000" w:rsidR="00000000" w:rsidRPr="00000000">
              <w:rPr>
                <w:rtl w:val="0"/>
              </w:rPr>
            </w:r>
          </w:p>
        </w:tc>
        <w:tc>
          <w:tcPr/>
          <w:p w:rsidR="00000000" w:rsidDel="00000000" w:rsidP="00000000" w:rsidRDefault="00000000" w:rsidRPr="00000000" w14:paraId="00000104">
            <w:pPr>
              <w:pageBreakBefore w:val="0"/>
              <w:jc w:val="both"/>
              <w:rPr/>
            </w:pPr>
            <w:r w:rsidDel="00000000" w:rsidR="00000000" w:rsidRPr="00000000">
              <w:rPr>
                <w:b w:val="1"/>
                <w:sz w:val="24"/>
                <w:szCs w:val="24"/>
                <w:shd w:fill="f5f5f5" w:val="clear"/>
                <w:rtl w:val="0"/>
              </w:rPr>
              <w:t xml:space="preserve">2.1. General requirements.</w:t>
            </w:r>
            <w:r w:rsidDel="00000000" w:rsidR="00000000" w:rsidRPr="00000000">
              <w:rPr>
                <w:sz w:val="24"/>
                <w:szCs w:val="24"/>
                <w:shd w:fill="f5f5f5" w:val="clear"/>
                <w:rtl w:val="0"/>
              </w:rPr>
              <w:t xml:space="preserve"> The participants of the call can be higher education institutions and scientific institutions. Teams of project authors (supervisor and executors) consisting of 2 to 10 scientists have the right to submit applications for grant support (application). The number of young scientists in the team of authors may not be less than 1 with a team of authors from 2 to 4 people inclusive, less than 2 with a team of authors from 5 to 7 people inclusive, and less than 3 with a team of authors from 8 to 10 people inclusive.</w:t>
            </w:r>
            <w:r w:rsidDel="00000000" w:rsidR="00000000" w:rsidRPr="00000000">
              <w:rPr>
                <w:rFonts w:ascii="Roboto" w:cs="Roboto" w:eastAsia="Roboto" w:hAnsi="Roboto"/>
                <w:sz w:val="27"/>
                <w:szCs w:val="27"/>
                <w:shd w:fill="f5f5f5" w:val="clear"/>
                <w:rtl w:val="0"/>
              </w:rPr>
              <w:t xml:space="preserve"> </w:t>
            </w:r>
            <w:r w:rsidDel="00000000" w:rsidR="00000000" w:rsidRPr="00000000">
              <w:rPr>
                <w:rtl w:val="0"/>
              </w:rPr>
            </w:r>
          </w:p>
          <w:p w:rsidR="00000000" w:rsidDel="00000000" w:rsidP="00000000" w:rsidRDefault="00000000" w:rsidRPr="00000000" w14:paraId="00000105">
            <w:pPr>
              <w:pageBreakBefore w:val="0"/>
              <w:jc w:val="both"/>
              <w:rPr>
                <w:i w:val="1"/>
                <w:sz w:val="24"/>
                <w:szCs w:val="24"/>
              </w:rPr>
            </w:pPr>
            <w:r w:rsidDel="00000000" w:rsidR="00000000" w:rsidRPr="00000000">
              <w:rPr>
                <w:i w:val="1"/>
                <w:sz w:val="24"/>
                <w:szCs w:val="24"/>
                <w:rtl w:val="0"/>
              </w:rPr>
              <w:t xml:space="preserve">Note: a young scientist is a person under the age of 35 at the time of the call who has a higher education not lower than the second (master's) level, or a person under the age of 40 at the time of the call who has a doctorate or is studying for a doctorate.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106">
            <w:pPr>
              <w:pageBreakBefore w:val="0"/>
              <w:jc w:val="both"/>
              <w:rPr/>
            </w:pPr>
            <w:r w:rsidDel="00000000" w:rsidR="00000000" w:rsidRPr="00000000">
              <w:rPr>
                <w:rtl w:val="0"/>
              </w:rPr>
            </w:r>
          </w:p>
          <w:p w:rsidR="00000000" w:rsidDel="00000000" w:rsidP="00000000" w:rsidRDefault="00000000" w:rsidRPr="00000000" w14:paraId="00000107">
            <w:pPr>
              <w:pageBreakBefore w:val="0"/>
              <w:jc w:val="both"/>
              <w:rPr/>
            </w:pP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sz w:val="24"/>
                <w:szCs w:val="24"/>
                <w:shd w:fill="f5f5f5" w:val="clear"/>
                <w:rtl w:val="0"/>
              </w:rPr>
              <w:t xml:space="preserve">The application may additionally provide for the involvement of up to 3 assistants from among young scientists and students, without specifying their names; such assistants are not considered as members of the project authors, but the need to involve them (indicating the number of persons) must be specified in the application.</w:t>
            </w:r>
            <w:r w:rsidDel="00000000" w:rsidR="00000000" w:rsidRPr="00000000">
              <w:rPr>
                <w:rFonts w:ascii="Roboto" w:cs="Roboto" w:eastAsia="Roboto" w:hAnsi="Roboto"/>
                <w:sz w:val="27"/>
                <w:szCs w:val="27"/>
                <w:shd w:fill="f5f5f5" w:val="clear"/>
                <w:rtl w:val="0"/>
              </w:rPr>
              <w:t xml:space="preserve"> </w:t>
            </w:r>
            <w:r w:rsidDel="00000000" w:rsidR="00000000" w:rsidRPr="00000000">
              <w:rPr>
                <w:rtl w:val="0"/>
              </w:rPr>
            </w:r>
          </w:p>
          <w:p w:rsidR="00000000" w:rsidDel="00000000" w:rsidP="00000000" w:rsidRDefault="00000000" w:rsidRPr="00000000" w14:paraId="00000109">
            <w:pPr>
              <w:pageBreakBefore w:val="0"/>
              <w:jc w:val="both"/>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The team (project authors) may consist of scientists representing one institution (organization), as well as scientists working in different institutions (organizations) </w:t>
            </w:r>
            <w:r w:rsidDel="00000000" w:rsidR="00000000" w:rsidRPr="00000000">
              <w:rPr>
                <w:sz w:val="24"/>
                <w:szCs w:val="24"/>
                <w:highlight w:val="white"/>
                <w:rtl w:val="0"/>
              </w:rPr>
              <w:t xml:space="preserve">including subcontractors </w:t>
            </w:r>
            <w:r w:rsidDel="00000000" w:rsidR="00000000" w:rsidRPr="00000000">
              <w:rPr>
                <w:sz w:val="24"/>
                <w:szCs w:val="24"/>
                <w:rtl w:val="0"/>
              </w:rPr>
              <w:t xml:space="preserve">. One individual may not be represented in more than one application submitted to this call. </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The research supervisor of the project should be a scientist working at the </w:t>
            </w:r>
            <w:r w:rsidDel="00000000" w:rsidR="00000000" w:rsidRPr="00000000">
              <w:rPr>
                <w:sz w:val="24"/>
                <w:szCs w:val="24"/>
                <w:u w:val="single"/>
                <w:rtl w:val="0"/>
              </w:rPr>
              <w:t xml:space="preserve">main place of work</w:t>
            </w:r>
            <w:r w:rsidDel="00000000" w:rsidR="00000000" w:rsidRPr="00000000">
              <w:rPr>
                <w:sz w:val="24"/>
                <w:szCs w:val="24"/>
                <w:rtl w:val="0"/>
              </w:rPr>
              <w:t xml:space="preserve"> in the institution / organization / enterprise that applies for participation in the call. </w:t>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The supervisor and at least one project executor must have a degree obtained or recognized in Ukraine, scientific publications in periodicals indexed by Scopus or WoS.</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One individual cannot be represented in more than two projects that are winners of the Foundation's calls and are funded by grant support from the NRFU.</w:t>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Executors of the project cannot work in a foreign institution at the main place of work.  </w:t>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Employees of the Foundation's management, members of the Foundation's Scientific Council, the Scientific Committee of the National Council for Science and Technology Development, members of the call commission and experts involved in conducting scientific and scientific-technical examination of projects under this call, as well as family members of these persons.</w:t>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Project supervisor is responsible for the accuracy of the information contained in the application and the documents attached to it. The consequence of providing inaccurate information is the withdrawal of the project from the call. </w:t>
            </w:r>
          </w:p>
          <w:p w:rsidR="00000000" w:rsidDel="00000000" w:rsidP="00000000" w:rsidRDefault="00000000" w:rsidRPr="00000000" w14:paraId="00000116">
            <w:pPr>
              <w:widowControl w:val="0"/>
              <w:spacing w:after="240" w:before="240" w:lineRule="auto"/>
              <w:ind w:right="-40"/>
              <w:jc w:val="both"/>
              <w:rPr>
                <w:highlight w:val="white"/>
              </w:rPr>
            </w:pPr>
            <w:r w:rsidDel="00000000" w:rsidR="00000000" w:rsidRPr="00000000">
              <w:rPr>
                <w:i w:val="1"/>
                <w:sz w:val="24"/>
                <w:szCs w:val="24"/>
                <w:highlight w:val="white"/>
                <w:rtl w:val="0"/>
              </w:rPr>
              <w:t xml:space="preserve">Violation of these requirements is the basis for rejecting all applications, where the person who violated the above requirements is presented. </w:t>
            </w: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tc>
      </w:tr>
      <w:tr>
        <w:trPr>
          <w:cantSplit w:val="0"/>
          <w:tblHeader w:val="0"/>
        </w:trPr>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Науковим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керівником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 бути тільки </w:t>
            </w:r>
            <w:r w:rsidDel="00000000" w:rsidR="00000000" w:rsidRPr="00000000">
              <w:rPr>
                <w:sz w:val="24"/>
                <w:szCs w:val="24"/>
                <w:rtl w:val="0"/>
              </w:rPr>
              <w:t xml:space="preserve">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чений, який відповідає одночасно таким критеріям:</w:t>
            </w:r>
          </w:p>
          <w:p w:rsidR="00000000" w:rsidDel="00000000" w:rsidP="00000000" w:rsidRDefault="00000000" w:rsidRPr="00000000" w14:paraId="0000011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має науковий ступінь, отриманий чи визнаний в Україні</w:t>
            </w:r>
            <w:r w:rsidDel="00000000" w:rsidR="00000000" w:rsidRPr="00000000">
              <w:rPr>
                <w:sz w:val="24"/>
                <w:szCs w:val="24"/>
                <w:rtl w:val="0"/>
              </w:rPr>
              <w:t xml:space="preserve"> (інформація про визнання наукового ступеню в Україні має бути зазначена у CV наукового керівника)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A">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має індекс Гірша </w:t>
            </w:r>
            <w:r w:rsidDel="00000000" w:rsidR="00000000" w:rsidRPr="00000000">
              <w:rPr>
                <w:sz w:val="24"/>
                <w:szCs w:val="24"/>
                <w:rtl w:val="0"/>
              </w:rPr>
              <w:t xml:space="preserve">(за Scopus):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72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не менше </w:t>
            </w:r>
            <w:r w:rsidDel="00000000" w:rsidR="00000000" w:rsidRPr="00000000">
              <w:rPr>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для наукового</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керівника у віці до 3</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років включно</w:t>
            </w:r>
            <w:r w:rsidDel="00000000" w:rsidR="00000000" w:rsidRPr="00000000">
              <w:rPr>
                <w:sz w:val="24"/>
                <w:szCs w:val="24"/>
                <w:rtl w:val="0"/>
              </w:rPr>
              <w:t xml:space="preserve">,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720" w:right="0" w:firstLine="0"/>
              <w:jc w:val="both"/>
              <w:rPr>
                <w:sz w:val="24"/>
                <w:szCs w:val="24"/>
              </w:rPr>
            </w:pPr>
            <w:r w:rsidDel="00000000" w:rsidR="00000000" w:rsidRPr="00000000">
              <w:rPr>
                <w:sz w:val="24"/>
                <w:szCs w:val="24"/>
                <w:rtl w:val="0"/>
              </w:rPr>
              <w:t xml:space="preserve">не менше 8 для наукового керівника у віці 36-37 років;</w:t>
            </w:r>
          </w:p>
          <w:p w:rsidR="00000000" w:rsidDel="00000000" w:rsidP="00000000" w:rsidRDefault="00000000" w:rsidRPr="00000000" w14:paraId="0000011D">
            <w:pPr>
              <w:tabs>
                <w:tab w:val="left" w:pos="1134"/>
              </w:tabs>
              <w:ind w:left="720" w:firstLine="0"/>
              <w:jc w:val="both"/>
              <w:rPr>
                <w:sz w:val="24"/>
                <w:szCs w:val="24"/>
              </w:rPr>
            </w:pPr>
            <w:r w:rsidDel="00000000" w:rsidR="00000000" w:rsidRPr="00000000">
              <w:rPr>
                <w:sz w:val="24"/>
                <w:szCs w:val="24"/>
                <w:rtl w:val="0"/>
              </w:rPr>
              <w:t xml:space="preserve">не менше 9 для наукового керівника у віці 38-39 років;</w:t>
            </w:r>
          </w:p>
          <w:p w:rsidR="00000000" w:rsidDel="00000000" w:rsidP="00000000" w:rsidRDefault="00000000" w:rsidRPr="00000000" w14:paraId="0000011E">
            <w:pPr>
              <w:tabs>
                <w:tab w:val="left" w:pos="1134"/>
              </w:tabs>
              <w:ind w:left="720" w:firstLine="0"/>
              <w:jc w:val="both"/>
              <w:rPr>
                <w:sz w:val="24"/>
                <w:szCs w:val="24"/>
              </w:rPr>
            </w:pPr>
            <w:r w:rsidDel="00000000" w:rsidR="00000000" w:rsidRPr="00000000">
              <w:rPr>
                <w:sz w:val="24"/>
                <w:szCs w:val="24"/>
                <w:rtl w:val="0"/>
              </w:rPr>
              <w:t xml:space="preserve">не менше 10 для наукового керівника у віці 40-41 років;</w:t>
            </w:r>
          </w:p>
          <w:p w:rsidR="00000000" w:rsidDel="00000000" w:rsidP="00000000" w:rsidRDefault="00000000" w:rsidRPr="00000000" w14:paraId="0000011F">
            <w:pPr>
              <w:tabs>
                <w:tab w:val="left" w:pos="1134"/>
              </w:tabs>
              <w:ind w:left="720" w:firstLine="0"/>
              <w:jc w:val="both"/>
              <w:rPr>
                <w:sz w:val="24"/>
                <w:szCs w:val="24"/>
              </w:rPr>
            </w:pPr>
            <w:r w:rsidDel="00000000" w:rsidR="00000000" w:rsidRPr="00000000">
              <w:rPr>
                <w:sz w:val="24"/>
                <w:szCs w:val="24"/>
                <w:rtl w:val="0"/>
              </w:rPr>
              <w:t xml:space="preserve">не менше 11 для наукового керівника у віці 42-43 років;</w:t>
            </w:r>
          </w:p>
          <w:p w:rsidR="00000000" w:rsidDel="00000000" w:rsidP="00000000" w:rsidRDefault="00000000" w:rsidRPr="00000000" w14:paraId="00000120">
            <w:pPr>
              <w:tabs>
                <w:tab w:val="left" w:pos="1134"/>
              </w:tabs>
              <w:ind w:left="720" w:firstLine="0"/>
              <w:jc w:val="both"/>
              <w:rPr>
                <w:sz w:val="24"/>
                <w:szCs w:val="24"/>
              </w:rPr>
            </w:pPr>
            <w:r w:rsidDel="00000000" w:rsidR="00000000" w:rsidRPr="00000000">
              <w:rPr>
                <w:sz w:val="24"/>
                <w:szCs w:val="24"/>
                <w:rtl w:val="0"/>
              </w:rPr>
              <w:t xml:space="preserve">не менше 12 для наукового керівника у віці 44-45 років;</w:t>
            </w:r>
          </w:p>
          <w:p w:rsidR="00000000" w:rsidDel="00000000" w:rsidP="00000000" w:rsidRDefault="00000000" w:rsidRPr="00000000" w14:paraId="00000121">
            <w:pPr>
              <w:tabs>
                <w:tab w:val="left" w:pos="1134"/>
              </w:tabs>
              <w:ind w:left="720" w:firstLine="0"/>
              <w:jc w:val="both"/>
              <w:rPr>
                <w:sz w:val="24"/>
                <w:szCs w:val="24"/>
              </w:rPr>
            </w:pPr>
            <w:r w:rsidDel="00000000" w:rsidR="00000000" w:rsidRPr="00000000">
              <w:rPr>
                <w:sz w:val="24"/>
                <w:szCs w:val="24"/>
                <w:rtl w:val="0"/>
              </w:rPr>
              <w:t xml:space="preserve">не менше 13 для наукового керівника у віці 46-47 років;</w:t>
            </w:r>
          </w:p>
          <w:p w:rsidR="00000000" w:rsidDel="00000000" w:rsidP="00000000" w:rsidRDefault="00000000" w:rsidRPr="00000000" w14:paraId="00000122">
            <w:pPr>
              <w:tabs>
                <w:tab w:val="left" w:pos="1134"/>
              </w:tabs>
              <w:ind w:left="720" w:firstLine="0"/>
              <w:jc w:val="both"/>
              <w:rPr>
                <w:sz w:val="24"/>
                <w:szCs w:val="24"/>
              </w:rPr>
            </w:pPr>
            <w:r w:rsidDel="00000000" w:rsidR="00000000" w:rsidRPr="00000000">
              <w:rPr>
                <w:sz w:val="24"/>
                <w:szCs w:val="24"/>
                <w:rtl w:val="0"/>
              </w:rPr>
              <w:t xml:space="preserve">не менше 14 для наукового керівника у віці 48 років та більше.</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720" w:right="0" w:firstLine="0"/>
              <w:jc w:val="both"/>
              <w:rPr>
                <w:rFonts w:ascii="Times New Roman" w:cs="Times New Roman" w:eastAsia="Times New Roman" w:hAnsi="Times New Roman"/>
                <w:b w:val="0"/>
                <w:i w:val="1"/>
                <w:smallCaps w:val="0"/>
                <w:strike w:val="0"/>
                <w:color w:val="000000"/>
                <w:u w:val="none"/>
                <w:vertAlign w:val="baseline"/>
              </w:rPr>
            </w:pPr>
            <w:r w:rsidDel="00000000" w:rsidR="00000000" w:rsidRPr="00000000">
              <w:rPr>
                <w:i w:val="1"/>
                <w:color w:val="434343"/>
                <w:sz w:val="22"/>
                <w:szCs w:val="22"/>
                <w:rtl w:val="0"/>
              </w:rPr>
              <w:t xml:space="preserve">Примітка 1: </w:t>
            </w:r>
            <w:r w:rsidDel="00000000" w:rsidR="00000000" w:rsidRPr="00000000">
              <w:rPr>
                <w:rFonts w:ascii="Times New Roman" w:cs="Times New Roman" w:eastAsia="Times New Roman" w:hAnsi="Times New Roman"/>
                <w:b w:val="0"/>
                <w:i w:val="1"/>
                <w:smallCaps w:val="0"/>
                <w:strike w:val="0"/>
                <w:color w:val="434343"/>
                <w:sz w:val="22"/>
                <w:szCs w:val="22"/>
                <w:u w:val="none"/>
                <w:vertAlign w:val="baseline"/>
                <w:rtl w:val="0"/>
              </w:rPr>
              <w:t xml:space="preserve">враховується </w:t>
            </w:r>
            <w:r w:rsidDel="00000000" w:rsidR="00000000" w:rsidRPr="00000000">
              <w:rPr>
                <w:i w:val="1"/>
                <w:color w:val="434343"/>
                <w:sz w:val="22"/>
                <w:szCs w:val="22"/>
                <w:rtl w:val="0"/>
              </w:rPr>
              <w:t xml:space="preserve">вік наукового керівника </w:t>
            </w:r>
            <w:r w:rsidDel="00000000" w:rsidR="00000000" w:rsidRPr="00000000">
              <w:rPr>
                <w:i w:val="1"/>
                <w:color w:val="434343"/>
                <w:sz w:val="22"/>
                <w:szCs w:val="22"/>
                <w:rtl w:val="0"/>
              </w:rPr>
              <w:t xml:space="preserve">на момент початку прийому заявок.</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434343"/>
                <w:sz w:val="22"/>
                <w:szCs w:val="22"/>
                <w:vertAlign w:val="baseline"/>
              </w:rPr>
            </w:pPr>
            <w:r w:rsidDel="00000000" w:rsidR="00000000" w:rsidRPr="00000000">
              <w:rPr>
                <w:rFonts w:ascii="Times New Roman" w:cs="Times New Roman" w:eastAsia="Times New Roman" w:hAnsi="Times New Roman"/>
                <w:b w:val="0"/>
                <w:i w:val="0"/>
                <w:smallCaps w:val="0"/>
                <w:strike w:val="0"/>
                <w:color w:val="434343"/>
                <w:sz w:val="24"/>
                <w:szCs w:val="24"/>
                <w:u w:val="none"/>
                <w:vertAlign w:val="baseline"/>
                <w:rtl w:val="0"/>
              </w:rPr>
              <w:t xml:space="preserve">є автором (чи співавтором) не менше 5 публікацій за період 2016-2021 рр. або не менше 1</w:t>
            </w:r>
            <w:r w:rsidDel="00000000" w:rsidR="00000000" w:rsidRPr="00000000">
              <w:rPr>
                <w:color w:val="434343"/>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434343"/>
                <w:sz w:val="24"/>
                <w:szCs w:val="24"/>
                <w:u w:val="none"/>
                <w:vertAlign w:val="baseline"/>
                <w:rtl w:val="0"/>
              </w:rPr>
              <w:t xml:space="preserve"> публікацій за період 2011–2021 рр. у періодичних виданнях, віднесених до першого (Q1) та другого (Q2) квартилів за класифікацією Scimago. Кількість співавторів в кожній з представлених публікацій не повинна </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перевищувати 15 осіб.</w:t>
            </w:r>
            <w:r w:rsidDel="00000000" w:rsidR="00000000" w:rsidRPr="00000000">
              <w:rPr>
                <w:rtl w:val="0"/>
              </w:rPr>
            </w:r>
          </w:p>
          <w:p w:rsidR="00000000" w:rsidDel="00000000" w:rsidP="00000000" w:rsidRDefault="00000000" w:rsidRPr="00000000" w14:paraId="00000125">
            <w:pPr>
              <w:tabs>
                <w:tab w:val="left" w:pos="1134"/>
              </w:tabs>
              <w:jc w:val="both"/>
              <w:rPr>
                <w:i w:val="1"/>
              </w:rPr>
            </w:pPr>
            <w:r w:rsidDel="00000000" w:rsidR="00000000" w:rsidRPr="00000000">
              <w:rPr>
                <w:i w:val="1"/>
                <w:rtl w:val="0"/>
              </w:rPr>
              <w:t xml:space="preserve">Примітка</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w:t>
            </w:r>
            <w:r w:rsidDel="00000000" w:rsidR="00000000" w:rsidRPr="00000000">
              <w:rPr>
                <w:i w:val="1"/>
                <w:rtl w:val="0"/>
              </w:rPr>
              <w:t xml:space="preserve">заявка </w:t>
            </w:r>
            <w:r w:rsidDel="00000000" w:rsidR="00000000" w:rsidRPr="00000000">
              <w:rPr>
                <w:b w:val="1"/>
                <w:i w:val="1"/>
                <w:u w:val="single"/>
                <w:rtl w:val="0"/>
              </w:rPr>
              <w:t xml:space="preserve">обов’язково</w:t>
            </w:r>
            <w:r w:rsidDel="00000000" w:rsidR="00000000" w:rsidRPr="00000000">
              <w:rPr>
                <w:b w:val="1"/>
                <w:rtl w:val="0"/>
              </w:rPr>
              <w:t xml:space="preserve"> </w:t>
            </w:r>
            <w:r w:rsidDel="00000000" w:rsidR="00000000" w:rsidRPr="00000000">
              <w:rPr>
                <w:i w:val="1"/>
                <w:rtl w:val="0"/>
              </w:rPr>
              <w:t xml:space="preserve">повинна</w:t>
            </w:r>
            <w:r w:rsidDel="00000000" w:rsidR="00000000" w:rsidRPr="00000000">
              <w:rPr>
                <w:rtl w:val="0"/>
              </w:rPr>
              <w:t xml:space="preserve"> </w:t>
            </w:r>
            <w:r w:rsidDel="00000000" w:rsidR="00000000" w:rsidRPr="00000000">
              <w:rPr>
                <w:i w:val="1"/>
                <w:rtl w:val="0"/>
              </w:rPr>
              <w:t xml:space="preserve">містити</w:t>
            </w:r>
            <w:r w:rsidDel="00000000" w:rsidR="00000000" w:rsidRPr="00000000">
              <w:rPr>
                <w:rtl w:val="0"/>
              </w:rPr>
              <w:t xml:space="preserve"> </w:t>
            </w:r>
            <w:r w:rsidDel="00000000" w:rsidR="00000000" w:rsidRPr="00000000">
              <w:rPr>
                <w:i w:val="1"/>
                <w:rtl w:val="0"/>
              </w:rPr>
              <w:t xml:space="preserve">інформацію</w:t>
            </w:r>
            <w:r w:rsidDel="00000000" w:rsidR="00000000" w:rsidRPr="00000000">
              <w:rPr>
                <w:rtl w:val="0"/>
              </w:rPr>
              <w:t xml:space="preserve"> (</w:t>
            </w:r>
            <w:r w:rsidDel="00000000" w:rsidR="00000000" w:rsidRPr="00000000">
              <w:rPr>
                <w:i w:val="1"/>
                <w:rtl w:val="0"/>
              </w:rPr>
              <w:t xml:space="preserve">веб</w:t>
            </w:r>
            <w:r w:rsidDel="00000000" w:rsidR="00000000" w:rsidRPr="00000000">
              <w:rPr>
                <w:rtl w:val="0"/>
              </w:rPr>
              <w:t xml:space="preserve">-</w:t>
            </w:r>
            <w:r w:rsidDel="00000000" w:rsidR="00000000" w:rsidRPr="00000000">
              <w:rPr>
                <w:i w:val="1"/>
                <w:rtl w:val="0"/>
              </w:rPr>
              <w:t xml:space="preserve">посилання</w:t>
            </w:r>
            <w:r w:rsidDel="00000000" w:rsidR="00000000" w:rsidRPr="00000000">
              <w:rPr>
                <w:rtl w:val="0"/>
              </w:rPr>
              <w:t xml:space="preserve"> </w:t>
            </w:r>
            <w:r w:rsidDel="00000000" w:rsidR="00000000" w:rsidRPr="00000000">
              <w:rPr>
                <w:i w:val="1"/>
                <w:rtl w:val="0"/>
              </w:rPr>
              <w:t xml:space="preserve">на</w:t>
            </w:r>
            <w:r w:rsidDel="00000000" w:rsidR="00000000" w:rsidRPr="00000000">
              <w:rPr>
                <w:rtl w:val="0"/>
              </w:rPr>
              <w:t xml:space="preserve"> </w:t>
            </w:r>
            <w:r w:rsidDel="00000000" w:rsidR="00000000" w:rsidRPr="00000000">
              <w:rPr>
                <w:i w:val="1"/>
                <w:rtl w:val="0"/>
              </w:rPr>
              <w:t xml:space="preserve">публікації</w:t>
            </w:r>
            <w:r w:rsidDel="00000000" w:rsidR="00000000" w:rsidRPr="00000000">
              <w:rPr>
                <w:rtl w:val="0"/>
              </w:rPr>
              <w:t xml:space="preserve"> </w:t>
            </w:r>
            <w:r w:rsidDel="00000000" w:rsidR="00000000" w:rsidRPr="00000000">
              <w:rPr>
                <w:i w:val="1"/>
                <w:rtl w:val="0"/>
              </w:rPr>
              <w:t xml:space="preserve">та</w:t>
            </w:r>
            <w:r w:rsidDel="00000000" w:rsidR="00000000" w:rsidRPr="00000000">
              <w:rPr>
                <w:rtl w:val="0"/>
              </w:rPr>
              <w:t xml:space="preserve"> </w:t>
            </w:r>
            <w:r w:rsidDel="00000000" w:rsidR="00000000" w:rsidRPr="00000000">
              <w:rPr>
                <w:i w:val="1"/>
                <w:rtl w:val="0"/>
              </w:rPr>
              <w:t xml:space="preserve">профіль</w:t>
            </w:r>
            <w:r w:rsidDel="00000000" w:rsidR="00000000" w:rsidRPr="00000000">
              <w:rPr>
                <w:rtl w:val="0"/>
              </w:rPr>
              <w:t xml:space="preserve"> </w:t>
            </w:r>
            <w:r w:rsidDel="00000000" w:rsidR="00000000" w:rsidRPr="00000000">
              <w:rPr>
                <w:i w:val="1"/>
                <w:rtl w:val="0"/>
              </w:rPr>
              <w:t xml:space="preserve">в</w:t>
            </w:r>
            <w:r w:rsidDel="00000000" w:rsidR="00000000" w:rsidRPr="00000000">
              <w:rPr>
                <w:rtl w:val="0"/>
              </w:rPr>
              <w:t xml:space="preserve"> </w:t>
            </w:r>
            <w:r w:rsidDel="00000000" w:rsidR="00000000" w:rsidRPr="00000000">
              <w:rPr>
                <w:i w:val="1"/>
                <w:rtl w:val="0"/>
              </w:rPr>
              <w:t xml:space="preserve">Scopus</w:t>
            </w:r>
            <w:r w:rsidDel="00000000" w:rsidR="00000000" w:rsidRPr="00000000">
              <w:rPr>
                <w:rtl w:val="0"/>
              </w:rPr>
              <w:t xml:space="preserve">), </w:t>
            </w:r>
            <w:r w:rsidDel="00000000" w:rsidR="00000000" w:rsidRPr="00000000">
              <w:rPr>
                <w:i w:val="1"/>
                <w:rtl w:val="0"/>
              </w:rPr>
              <w:t xml:space="preserve">що</w:t>
            </w:r>
            <w:r w:rsidDel="00000000" w:rsidR="00000000" w:rsidRPr="00000000">
              <w:rPr>
                <w:rtl w:val="0"/>
              </w:rPr>
              <w:t xml:space="preserve"> </w:t>
            </w:r>
            <w:r w:rsidDel="00000000" w:rsidR="00000000" w:rsidRPr="00000000">
              <w:rPr>
                <w:i w:val="1"/>
                <w:rtl w:val="0"/>
              </w:rPr>
              <w:t xml:space="preserve">підтверджує</w:t>
            </w:r>
            <w:r w:rsidDel="00000000" w:rsidR="00000000" w:rsidRPr="00000000">
              <w:rPr>
                <w:rtl w:val="0"/>
              </w:rPr>
              <w:t xml:space="preserve"> </w:t>
            </w:r>
            <w:r w:rsidDel="00000000" w:rsidR="00000000" w:rsidRPr="00000000">
              <w:rPr>
                <w:i w:val="1"/>
                <w:rtl w:val="0"/>
              </w:rPr>
              <w:t xml:space="preserve">відповідність</w:t>
            </w:r>
            <w:r w:rsidDel="00000000" w:rsidR="00000000" w:rsidRPr="00000000">
              <w:rPr>
                <w:rtl w:val="0"/>
              </w:rPr>
              <w:t xml:space="preserve"> </w:t>
            </w:r>
            <w:r w:rsidDel="00000000" w:rsidR="00000000" w:rsidRPr="00000000">
              <w:rPr>
                <w:i w:val="1"/>
                <w:rtl w:val="0"/>
              </w:rPr>
              <w:t xml:space="preserve">наукового</w:t>
            </w:r>
            <w:r w:rsidDel="00000000" w:rsidR="00000000" w:rsidRPr="00000000">
              <w:rPr>
                <w:rtl w:val="0"/>
              </w:rPr>
              <w:t xml:space="preserve"> </w:t>
            </w:r>
            <w:r w:rsidDel="00000000" w:rsidR="00000000" w:rsidRPr="00000000">
              <w:rPr>
                <w:i w:val="1"/>
                <w:rtl w:val="0"/>
              </w:rPr>
              <w:t xml:space="preserve">керівника</w:t>
            </w:r>
            <w:r w:rsidDel="00000000" w:rsidR="00000000" w:rsidRPr="00000000">
              <w:rPr>
                <w:rtl w:val="0"/>
              </w:rPr>
              <w:t xml:space="preserve"> </w:t>
            </w:r>
            <w:r w:rsidDel="00000000" w:rsidR="00000000" w:rsidRPr="00000000">
              <w:rPr>
                <w:i w:val="1"/>
                <w:rtl w:val="0"/>
              </w:rPr>
              <w:t xml:space="preserve">вказаним</w:t>
            </w:r>
            <w:r w:rsidDel="00000000" w:rsidR="00000000" w:rsidRPr="00000000">
              <w:rPr>
                <w:rtl w:val="0"/>
              </w:rPr>
              <w:t xml:space="preserve"> </w:t>
            </w:r>
            <w:r w:rsidDel="00000000" w:rsidR="00000000" w:rsidRPr="00000000">
              <w:rPr>
                <w:i w:val="1"/>
                <w:rtl w:val="0"/>
              </w:rPr>
              <w:t xml:space="preserve">вище</w:t>
            </w:r>
            <w:r w:rsidDel="00000000" w:rsidR="00000000" w:rsidRPr="00000000">
              <w:rPr>
                <w:rtl w:val="0"/>
              </w:rPr>
              <w:t xml:space="preserve"> </w:t>
            </w:r>
            <w:r w:rsidDel="00000000" w:rsidR="00000000" w:rsidRPr="00000000">
              <w:rPr>
                <w:i w:val="1"/>
                <w:rtl w:val="0"/>
              </w:rPr>
              <w:t xml:space="preserve">критеріям</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6">
            <w:pPr>
              <w:tabs>
                <w:tab w:val="left" w:pos="1134"/>
              </w:tabs>
              <w:jc w:val="both"/>
              <w:rPr>
                <w:i w:val="1"/>
              </w:rPr>
            </w:pPr>
            <w:r w:rsidDel="00000000" w:rsidR="00000000" w:rsidRPr="00000000">
              <w:rPr>
                <w:i w:val="1"/>
                <w:rtl w:val="0"/>
              </w:rPr>
              <w:t xml:space="preserve">Примітка</w:t>
            </w:r>
            <w:r w:rsidDel="00000000" w:rsidR="00000000" w:rsidRPr="00000000">
              <w:rPr>
                <w:rtl w:val="0"/>
              </w:rPr>
              <w:t xml:space="preserve"> </w:t>
            </w:r>
            <w:r w:rsidDel="00000000" w:rsidR="00000000" w:rsidRPr="00000000">
              <w:rPr>
                <w:i w:val="1"/>
                <w:rtl w:val="0"/>
              </w:rPr>
              <w:t xml:space="preserve">2: квартиль, до</w:t>
            </w:r>
            <w:r w:rsidDel="00000000" w:rsidR="00000000" w:rsidRPr="00000000">
              <w:rPr>
                <w:rtl w:val="0"/>
              </w:rPr>
              <w:t xml:space="preserve"> </w:t>
            </w:r>
            <w:r w:rsidDel="00000000" w:rsidR="00000000" w:rsidRPr="00000000">
              <w:rPr>
                <w:i w:val="1"/>
                <w:rtl w:val="0"/>
              </w:rPr>
              <w:t xml:space="preserve">якого</w:t>
            </w:r>
            <w:r w:rsidDel="00000000" w:rsidR="00000000" w:rsidRPr="00000000">
              <w:rPr>
                <w:rtl w:val="0"/>
              </w:rPr>
              <w:t xml:space="preserve"> </w:t>
            </w:r>
            <w:r w:rsidDel="00000000" w:rsidR="00000000" w:rsidRPr="00000000">
              <w:rPr>
                <w:i w:val="1"/>
                <w:rtl w:val="0"/>
              </w:rPr>
              <w:t xml:space="preserve">належить</w:t>
            </w:r>
            <w:r w:rsidDel="00000000" w:rsidR="00000000" w:rsidRPr="00000000">
              <w:rPr>
                <w:rtl w:val="0"/>
              </w:rPr>
              <w:t xml:space="preserve"> </w:t>
            </w:r>
            <w:r w:rsidDel="00000000" w:rsidR="00000000" w:rsidRPr="00000000">
              <w:rPr>
                <w:i w:val="1"/>
                <w:rtl w:val="0"/>
              </w:rPr>
              <w:t xml:space="preserve">журнал, визначається</w:t>
            </w:r>
            <w:r w:rsidDel="00000000" w:rsidR="00000000" w:rsidRPr="00000000">
              <w:rPr>
                <w:rtl w:val="0"/>
              </w:rPr>
              <w:t xml:space="preserve"> </w:t>
            </w:r>
            <w:r w:rsidDel="00000000" w:rsidR="00000000" w:rsidRPr="00000000">
              <w:rPr>
                <w:i w:val="1"/>
                <w:rtl w:val="0"/>
              </w:rPr>
              <w:t xml:space="preserve">за</w:t>
            </w:r>
            <w:r w:rsidDel="00000000" w:rsidR="00000000" w:rsidRPr="00000000">
              <w:rPr>
                <w:rtl w:val="0"/>
              </w:rPr>
              <w:t xml:space="preserve"> </w:t>
            </w:r>
            <w:r w:rsidDel="00000000" w:rsidR="00000000" w:rsidRPr="00000000">
              <w:rPr>
                <w:i w:val="1"/>
                <w:rtl w:val="0"/>
              </w:rPr>
              <w:t xml:space="preserve">показником</w:t>
            </w:r>
            <w:r w:rsidDel="00000000" w:rsidR="00000000" w:rsidRPr="00000000">
              <w:rPr>
                <w:rtl w:val="0"/>
              </w:rPr>
              <w:t xml:space="preserve"> </w:t>
            </w:r>
            <w:r w:rsidDel="00000000" w:rsidR="00000000" w:rsidRPr="00000000">
              <w:rPr>
                <w:i w:val="1"/>
                <w:rtl w:val="0"/>
              </w:rPr>
              <w:t xml:space="preserve">Scimago Journal &amp; Country Rank  (scimagojr.com)  на</w:t>
            </w:r>
            <w:r w:rsidDel="00000000" w:rsidR="00000000" w:rsidRPr="00000000">
              <w:rPr>
                <w:rtl w:val="0"/>
              </w:rPr>
              <w:t xml:space="preserve"> </w:t>
            </w:r>
            <w:r w:rsidDel="00000000" w:rsidR="00000000" w:rsidRPr="00000000">
              <w:rPr>
                <w:i w:val="1"/>
                <w:rtl w:val="0"/>
              </w:rPr>
              <w:t xml:space="preserve">момент</w:t>
            </w:r>
            <w:r w:rsidDel="00000000" w:rsidR="00000000" w:rsidRPr="00000000">
              <w:rPr>
                <w:rtl w:val="0"/>
              </w:rPr>
              <w:t xml:space="preserve"> </w:t>
            </w:r>
            <w:r w:rsidDel="00000000" w:rsidR="00000000" w:rsidRPr="00000000">
              <w:rPr>
                <w:i w:val="1"/>
                <w:rtl w:val="0"/>
              </w:rPr>
              <w:t xml:space="preserve">публікації. Для</w:t>
            </w:r>
            <w:r w:rsidDel="00000000" w:rsidR="00000000" w:rsidRPr="00000000">
              <w:rPr>
                <w:rtl w:val="0"/>
              </w:rPr>
              <w:t xml:space="preserve"> </w:t>
            </w:r>
            <w:r w:rsidDel="00000000" w:rsidR="00000000" w:rsidRPr="00000000">
              <w:rPr>
                <w:i w:val="1"/>
                <w:rtl w:val="0"/>
              </w:rPr>
              <w:t xml:space="preserve">публікацій, що</w:t>
            </w:r>
            <w:r w:rsidDel="00000000" w:rsidR="00000000" w:rsidRPr="00000000">
              <w:rPr>
                <w:rtl w:val="0"/>
              </w:rPr>
              <w:t xml:space="preserve"> </w:t>
            </w:r>
            <w:r w:rsidDel="00000000" w:rsidR="00000000" w:rsidRPr="00000000">
              <w:rPr>
                <w:i w:val="1"/>
                <w:rtl w:val="0"/>
              </w:rPr>
              <w:t xml:space="preserve">надруковані</w:t>
            </w:r>
            <w:r w:rsidDel="00000000" w:rsidR="00000000" w:rsidRPr="00000000">
              <w:rPr>
                <w:rtl w:val="0"/>
              </w:rPr>
              <w:t xml:space="preserve"> </w:t>
            </w:r>
            <w:r w:rsidDel="00000000" w:rsidR="00000000" w:rsidRPr="00000000">
              <w:rPr>
                <w:i w:val="1"/>
                <w:rtl w:val="0"/>
              </w:rPr>
              <w:t xml:space="preserve">у</w:t>
            </w:r>
            <w:r w:rsidDel="00000000" w:rsidR="00000000" w:rsidRPr="00000000">
              <w:rPr>
                <w:rtl w:val="0"/>
              </w:rPr>
              <w:t xml:space="preserve"> </w:t>
            </w:r>
            <w:r w:rsidDel="00000000" w:rsidR="00000000" w:rsidRPr="00000000">
              <w:rPr>
                <w:i w:val="1"/>
                <w:rtl w:val="0"/>
              </w:rPr>
              <w:t xml:space="preserve">2020 - 2021 рр., квартиль</w:t>
            </w:r>
            <w:r w:rsidDel="00000000" w:rsidR="00000000" w:rsidRPr="00000000">
              <w:rPr>
                <w:rtl w:val="0"/>
              </w:rPr>
              <w:t xml:space="preserve"> </w:t>
            </w:r>
            <w:r w:rsidDel="00000000" w:rsidR="00000000" w:rsidRPr="00000000">
              <w:rPr>
                <w:i w:val="1"/>
                <w:rtl w:val="0"/>
              </w:rPr>
              <w:t xml:space="preserve">визначається</w:t>
            </w:r>
            <w:r w:rsidDel="00000000" w:rsidR="00000000" w:rsidRPr="00000000">
              <w:rPr>
                <w:rtl w:val="0"/>
              </w:rPr>
              <w:t xml:space="preserve"> </w:t>
            </w:r>
            <w:r w:rsidDel="00000000" w:rsidR="00000000" w:rsidRPr="00000000">
              <w:rPr>
                <w:i w:val="1"/>
                <w:rtl w:val="0"/>
              </w:rPr>
              <w:t xml:space="preserve">за</w:t>
            </w:r>
            <w:r w:rsidDel="00000000" w:rsidR="00000000" w:rsidRPr="00000000">
              <w:rPr>
                <w:rtl w:val="0"/>
              </w:rPr>
              <w:t xml:space="preserve"> </w:t>
            </w:r>
            <w:r w:rsidDel="00000000" w:rsidR="00000000" w:rsidRPr="00000000">
              <w:rPr>
                <w:i w:val="1"/>
                <w:rtl w:val="0"/>
              </w:rPr>
              <w:t xml:space="preserve">показником</w:t>
            </w:r>
            <w:r w:rsidDel="00000000" w:rsidR="00000000" w:rsidRPr="00000000">
              <w:rPr>
                <w:rtl w:val="0"/>
              </w:rPr>
              <w:t xml:space="preserve"> </w:t>
            </w:r>
            <w:r w:rsidDel="00000000" w:rsidR="00000000" w:rsidRPr="00000000">
              <w:rPr>
                <w:i w:val="1"/>
                <w:rtl w:val="0"/>
              </w:rPr>
              <w:t xml:space="preserve">останнього</w:t>
            </w:r>
            <w:r w:rsidDel="00000000" w:rsidR="00000000" w:rsidRPr="00000000">
              <w:rPr>
                <w:rtl w:val="0"/>
              </w:rPr>
              <w:t xml:space="preserve"> </w:t>
            </w:r>
            <w:r w:rsidDel="00000000" w:rsidR="00000000" w:rsidRPr="00000000">
              <w:rPr>
                <w:i w:val="1"/>
                <w:rtl w:val="0"/>
              </w:rPr>
              <w:t xml:space="preserve">року, за</w:t>
            </w:r>
            <w:r w:rsidDel="00000000" w:rsidR="00000000" w:rsidRPr="00000000">
              <w:rPr>
                <w:rtl w:val="0"/>
              </w:rPr>
              <w:t xml:space="preserve"> </w:t>
            </w:r>
            <w:r w:rsidDel="00000000" w:rsidR="00000000" w:rsidRPr="00000000">
              <w:rPr>
                <w:i w:val="1"/>
                <w:rtl w:val="0"/>
              </w:rPr>
              <w:t xml:space="preserve">який</w:t>
            </w:r>
            <w:r w:rsidDel="00000000" w:rsidR="00000000" w:rsidRPr="00000000">
              <w:rPr>
                <w:rtl w:val="0"/>
              </w:rPr>
              <w:t xml:space="preserve"> </w:t>
            </w:r>
            <w:r w:rsidDel="00000000" w:rsidR="00000000" w:rsidRPr="00000000">
              <w:rPr>
                <w:i w:val="1"/>
                <w:rtl w:val="0"/>
              </w:rPr>
              <w:t xml:space="preserve">цей</w:t>
            </w:r>
            <w:r w:rsidDel="00000000" w:rsidR="00000000" w:rsidRPr="00000000">
              <w:rPr>
                <w:rtl w:val="0"/>
              </w:rPr>
              <w:t xml:space="preserve"> </w:t>
            </w:r>
            <w:r w:rsidDel="00000000" w:rsidR="00000000" w:rsidRPr="00000000">
              <w:rPr>
                <w:i w:val="1"/>
                <w:rtl w:val="0"/>
              </w:rPr>
              <w:t xml:space="preserve">квартиль</w:t>
            </w:r>
            <w:r w:rsidDel="00000000" w:rsidR="00000000" w:rsidRPr="00000000">
              <w:rPr>
                <w:rtl w:val="0"/>
              </w:rPr>
              <w:t xml:space="preserve"> </w:t>
            </w:r>
            <w:r w:rsidDel="00000000" w:rsidR="00000000" w:rsidRPr="00000000">
              <w:rPr>
                <w:i w:val="1"/>
                <w:rtl w:val="0"/>
              </w:rPr>
              <w:t xml:space="preserve">є</w:t>
            </w:r>
            <w:r w:rsidDel="00000000" w:rsidR="00000000" w:rsidRPr="00000000">
              <w:rPr>
                <w:rtl w:val="0"/>
              </w:rPr>
              <w:t xml:space="preserve"> </w:t>
            </w:r>
            <w:r w:rsidDel="00000000" w:rsidR="00000000" w:rsidRPr="00000000">
              <w:rPr>
                <w:i w:val="1"/>
                <w:rtl w:val="0"/>
              </w:rPr>
              <w:t xml:space="preserve">визначеним; якщо</w:t>
            </w:r>
            <w:r w:rsidDel="00000000" w:rsidR="00000000" w:rsidRPr="00000000">
              <w:rPr>
                <w:rtl w:val="0"/>
              </w:rPr>
              <w:t xml:space="preserve"> </w:t>
            </w:r>
            <w:r w:rsidDel="00000000" w:rsidR="00000000" w:rsidRPr="00000000">
              <w:rPr>
                <w:i w:val="1"/>
                <w:rtl w:val="0"/>
              </w:rPr>
              <w:t xml:space="preserve">журнал</w:t>
            </w:r>
            <w:r w:rsidDel="00000000" w:rsidR="00000000" w:rsidRPr="00000000">
              <w:rPr>
                <w:rtl w:val="0"/>
              </w:rPr>
              <w:t xml:space="preserve"> </w:t>
            </w:r>
            <w:r w:rsidDel="00000000" w:rsidR="00000000" w:rsidRPr="00000000">
              <w:rPr>
                <w:i w:val="1"/>
                <w:rtl w:val="0"/>
              </w:rPr>
              <w:t xml:space="preserve">має</w:t>
            </w:r>
            <w:r w:rsidDel="00000000" w:rsidR="00000000" w:rsidRPr="00000000">
              <w:rPr>
                <w:rtl w:val="0"/>
              </w:rPr>
              <w:t xml:space="preserve"> </w:t>
            </w:r>
            <w:r w:rsidDel="00000000" w:rsidR="00000000" w:rsidRPr="00000000">
              <w:rPr>
                <w:i w:val="1"/>
                <w:rtl w:val="0"/>
              </w:rPr>
              <w:t xml:space="preserve">дві</w:t>
            </w:r>
            <w:r w:rsidDel="00000000" w:rsidR="00000000" w:rsidRPr="00000000">
              <w:rPr>
                <w:rtl w:val="0"/>
              </w:rPr>
              <w:t xml:space="preserve"> </w:t>
            </w:r>
            <w:r w:rsidDel="00000000" w:rsidR="00000000" w:rsidRPr="00000000">
              <w:rPr>
                <w:i w:val="1"/>
                <w:rtl w:val="0"/>
              </w:rPr>
              <w:t xml:space="preserve">версії</w:t>
            </w:r>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w:r w:rsidDel="00000000" w:rsidR="00000000" w:rsidRPr="00000000">
              <w:rPr>
                <w:i w:val="1"/>
                <w:rtl w:val="0"/>
              </w:rPr>
              <w:t xml:space="preserve">електронну</w:t>
            </w:r>
            <w:r w:rsidDel="00000000" w:rsidR="00000000" w:rsidRPr="00000000">
              <w:rPr>
                <w:rtl w:val="0"/>
              </w:rPr>
              <w:t xml:space="preserve"> </w:t>
            </w:r>
            <w:r w:rsidDel="00000000" w:rsidR="00000000" w:rsidRPr="00000000">
              <w:rPr>
                <w:i w:val="1"/>
                <w:rtl w:val="0"/>
              </w:rPr>
              <w:t xml:space="preserve">та</w:t>
            </w:r>
            <w:r w:rsidDel="00000000" w:rsidR="00000000" w:rsidRPr="00000000">
              <w:rPr>
                <w:rtl w:val="0"/>
              </w:rPr>
              <w:t xml:space="preserve"> </w:t>
            </w:r>
            <w:r w:rsidDel="00000000" w:rsidR="00000000" w:rsidRPr="00000000">
              <w:rPr>
                <w:i w:val="1"/>
                <w:rtl w:val="0"/>
              </w:rPr>
              <w:t xml:space="preserve">паперову, а</w:t>
            </w:r>
            <w:r w:rsidDel="00000000" w:rsidR="00000000" w:rsidRPr="00000000">
              <w:rPr>
                <w:rtl w:val="0"/>
              </w:rPr>
              <w:t xml:space="preserve"> </w:t>
            </w:r>
            <w:r w:rsidDel="00000000" w:rsidR="00000000" w:rsidRPr="00000000">
              <w:rPr>
                <w:i w:val="1"/>
                <w:rtl w:val="0"/>
              </w:rPr>
              <w:t xml:space="preserve">дати</w:t>
            </w:r>
            <w:r w:rsidDel="00000000" w:rsidR="00000000" w:rsidRPr="00000000">
              <w:rPr>
                <w:rtl w:val="0"/>
              </w:rPr>
              <w:t xml:space="preserve"> </w:t>
            </w:r>
            <w:r w:rsidDel="00000000" w:rsidR="00000000" w:rsidRPr="00000000">
              <w:rPr>
                <w:i w:val="1"/>
                <w:rtl w:val="0"/>
              </w:rPr>
              <w:t xml:space="preserve">публікації</w:t>
            </w:r>
            <w:r w:rsidDel="00000000" w:rsidR="00000000" w:rsidRPr="00000000">
              <w:rPr>
                <w:rtl w:val="0"/>
              </w:rPr>
              <w:t xml:space="preserve"> </w:t>
            </w:r>
            <w:r w:rsidDel="00000000" w:rsidR="00000000" w:rsidRPr="00000000">
              <w:rPr>
                <w:i w:val="1"/>
                <w:rtl w:val="0"/>
              </w:rPr>
              <w:t xml:space="preserve">в</w:t>
            </w:r>
            <w:r w:rsidDel="00000000" w:rsidR="00000000" w:rsidRPr="00000000">
              <w:rPr>
                <w:rtl w:val="0"/>
              </w:rPr>
              <w:t xml:space="preserve"> </w:t>
            </w:r>
            <w:r w:rsidDel="00000000" w:rsidR="00000000" w:rsidRPr="00000000">
              <w:rPr>
                <w:i w:val="1"/>
                <w:rtl w:val="0"/>
              </w:rPr>
              <w:t xml:space="preserve">цих</w:t>
            </w:r>
            <w:r w:rsidDel="00000000" w:rsidR="00000000" w:rsidRPr="00000000">
              <w:rPr>
                <w:rtl w:val="0"/>
              </w:rPr>
              <w:t xml:space="preserve"> </w:t>
            </w:r>
            <w:r w:rsidDel="00000000" w:rsidR="00000000" w:rsidRPr="00000000">
              <w:rPr>
                <w:i w:val="1"/>
                <w:rtl w:val="0"/>
              </w:rPr>
              <w:t xml:space="preserve">версіях</w:t>
            </w:r>
            <w:r w:rsidDel="00000000" w:rsidR="00000000" w:rsidRPr="00000000">
              <w:rPr>
                <w:rtl w:val="0"/>
              </w:rPr>
              <w:t xml:space="preserve"> </w:t>
            </w:r>
            <w:r w:rsidDel="00000000" w:rsidR="00000000" w:rsidRPr="00000000">
              <w:rPr>
                <w:i w:val="1"/>
                <w:rtl w:val="0"/>
              </w:rPr>
              <w:t xml:space="preserve">відрізняються</w:t>
            </w:r>
            <w:r w:rsidDel="00000000" w:rsidR="00000000" w:rsidRPr="00000000">
              <w:rPr>
                <w:rtl w:val="0"/>
              </w:rPr>
              <w:t xml:space="preserve"> </w:t>
            </w:r>
            <w:r w:rsidDel="00000000" w:rsidR="00000000" w:rsidRPr="00000000">
              <w:rPr>
                <w:i w:val="1"/>
                <w:rtl w:val="0"/>
              </w:rPr>
              <w:t xml:space="preserve">роком, то</w:t>
            </w:r>
            <w:r w:rsidDel="00000000" w:rsidR="00000000" w:rsidRPr="00000000">
              <w:rPr>
                <w:rtl w:val="0"/>
              </w:rPr>
              <w:t xml:space="preserve"> </w:t>
            </w:r>
            <w:r w:rsidDel="00000000" w:rsidR="00000000" w:rsidRPr="00000000">
              <w:rPr>
                <w:i w:val="1"/>
                <w:rtl w:val="0"/>
              </w:rPr>
              <w:t xml:space="preserve">дата</w:t>
            </w:r>
            <w:r w:rsidDel="00000000" w:rsidR="00000000" w:rsidRPr="00000000">
              <w:rPr>
                <w:rtl w:val="0"/>
              </w:rPr>
              <w:t xml:space="preserve"> </w:t>
            </w:r>
            <w:r w:rsidDel="00000000" w:rsidR="00000000" w:rsidRPr="00000000">
              <w:rPr>
                <w:i w:val="1"/>
                <w:rtl w:val="0"/>
              </w:rPr>
              <w:t xml:space="preserve">публікації</w:t>
            </w:r>
            <w:r w:rsidDel="00000000" w:rsidR="00000000" w:rsidRPr="00000000">
              <w:rPr>
                <w:rtl w:val="0"/>
              </w:rPr>
              <w:t xml:space="preserve"> </w:t>
            </w:r>
            <w:r w:rsidDel="00000000" w:rsidR="00000000" w:rsidRPr="00000000">
              <w:rPr>
                <w:i w:val="1"/>
                <w:rtl w:val="0"/>
              </w:rPr>
              <w:t xml:space="preserve">встановлюється</w:t>
            </w:r>
            <w:r w:rsidDel="00000000" w:rsidR="00000000" w:rsidRPr="00000000">
              <w:rPr>
                <w:rtl w:val="0"/>
              </w:rPr>
              <w:t xml:space="preserve"> </w:t>
            </w:r>
            <w:r w:rsidDel="00000000" w:rsidR="00000000" w:rsidRPr="00000000">
              <w:rPr>
                <w:i w:val="1"/>
                <w:rtl w:val="0"/>
              </w:rPr>
              <w:t xml:space="preserve">на</w:t>
            </w:r>
            <w:r w:rsidDel="00000000" w:rsidR="00000000" w:rsidRPr="00000000">
              <w:rPr>
                <w:rtl w:val="0"/>
              </w:rPr>
              <w:t xml:space="preserve"> </w:t>
            </w:r>
            <w:r w:rsidDel="00000000" w:rsidR="00000000" w:rsidRPr="00000000">
              <w:rPr>
                <w:i w:val="1"/>
                <w:rtl w:val="0"/>
              </w:rPr>
              <w:t xml:space="preserve">користь</w:t>
            </w:r>
            <w:r w:rsidDel="00000000" w:rsidR="00000000" w:rsidRPr="00000000">
              <w:rPr>
                <w:rtl w:val="0"/>
              </w:rPr>
              <w:t xml:space="preserve"> </w:t>
            </w:r>
            <w:r w:rsidDel="00000000" w:rsidR="00000000" w:rsidRPr="00000000">
              <w:rPr>
                <w:i w:val="1"/>
                <w:rtl w:val="0"/>
              </w:rPr>
              <w:t xml:space="preserve">автора</w:t>
            </w:r>
            <w:r w:rsidDel="00000000" w:rsidR="00000000" w:rsidRPr="00000000">
              <w:rPr>
                <w:rtl w:val="0"/>
              </w:rPr>
              <w:t xml:space="preserve"> </w:t>
            </w:r>
            <w:r w:rsidDel="00000000" w:rsidR="00000000" w:rsidRPr="00000000">
              <w:rPr>
                <w:i w:val="1"/>
                <w:rtl w:val="0"/>
              </w:rPr>
              <w:t xml:space="preserve">заявки.</w:t>
            </w:r>
          </w:p>
          <w:p w:rsidR="00000000" w:rsidDel="00000000" w:rsidP="00000000" w:rsidRDefault="00000000" w:rsidRPr="00000000" w14:paraId="00000127">
            <w:pPr>
              <w:tabs>
                <w:tab w:val="left" w:pos="1134"/>
              </w:tabs>
              <w:jc w:val="both"/>
              <w:rPr>
                <w:i w:val="1"/>
              </w:rPr>
            </w:pPr>
            <w:r w:rsidDel="00000000" w:rsidR="00000000" w:rsidRPr="00000000">
              <w:rPr>
                <w:rtl w:val="0"/>
              </w:rPr>
            </w:r>
          </w:p>
          <w:p w:rsidR="00000000" w:rsidDel="00000000" w:rsidP="00000000" w:rsidRDefault="00000000" w:rsidRPr="00000000" w14:paraId="00000128">
            <w:pPr>
              <w:tabs>
                <w:tab w:val="left" w:pos="1134"/>
              </w:tabs>
              <w:jc w:val="both"/>
              <w:rPr>
                <w:sz w:val="24"/>
                <w:szCs w:val="24"/>
              </w:rPr>
            </w:pPr>
            <w:r w:rsidDel="00000000" w:rsidR="00000000" w:rsidRPr="00000000">
              <w:rPr>
                <w:sz w:val="24"/>
                <w:szCs w:val="24"/>
                <w:rtl w:val="0"/>
              </w:rPr>
              <w:t xml:space="preserve">Науковим керівником і виконавцем проєкту </w:t>
            </w:r>
            <w:r w:rsidDel="00000000" w:rsidR="00000000" w:rsidRPr="00000000">
              <w:rPr>
                <w:b w:val="1"/>
                <w:sz w:val="24"/>
                <w:szCs w:val="24"/>
                <w:rtl w:val="0"/>
              </w:rPr>
              <w:t xml:space="preserve">не може</w:t>
            </w:r>
            <w:r w:rsidDel="00000000" w:rsidR="00000000" w:rsidRPr="00000000">
              <w:rPr>
                <w:sz w:val="24"/>
                <w:szCs w:val="24"/>
                <w:rtl w:val="0"/>
              </w:rPr>
              <w:t xml:space="preserve"> бути вчений, який раніше брав участь як науковий керівник у проєкті, що фінансувався Фондом і грантову підтримку якого було припинено рішенням наукової ради Фонду у зв’язку з невиконанням або неналежним виконанням умов договору про виконання наукового дослідження і розробки за рахунок грантової підтримки. </w:t>
            </w:r>
          </w:p>
          <w:p w:rsidR="00000000" w:rsidDel="00000000" w:rsidP="00000000" w:rsidRDefault="00000000" w:rsidRPr="00000000" w14:paraId="00000129">
            <w:pPr>
              <w:tabs>
                <w:tab w:val="left" w:pos="1134"/>
              </w:tabs>
              <w:jc w:val="both"/>
              <w:rPr>
                <w:sz w:val="24"/>
                <w:szCs w:val="24"/>
                <w:highlight w:val="yellow"/>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tc>
        <w:tc>
          <w:tcPr/>
          <w:p w:rsidR="00000000" w:rsidDel="00000000" w:rsidP="00000000" w:rsidRDefault="00000000" w:rsidRPr="00000000" w14:paraId="0000012B">
            <w:pPr>
              <w:spacing w:after="240" w:before="240" w:lineRule="auto"/>
              <w:jc w:val="both"/>
              <w:rPr>
                <w:sz w:val="24"/>
                <w:szCs w:val="24"/>
              </w:rPr>
            </w:pPr>
            <w:r w:rsidDel="00000000" w:rsidR="00000000" w:rsidRPr="00000000">
              <w:rPr>
                <w:b w:val="1"/>
                <w:sz w:val="24"/>
                <w:szCs w:val="24"/>
                <w:rtl w:val="0"/>
              </w:rPr>
              <w:t xml:space="preserve">2.2. The project supervisor </w:t>
            </w:r>
            <w:r w:rsidDel="00000000" w:rsidR="00000000" w:rsidRPr="00000000">
              <w:rPr>
                <w:sz w:val="24"/>
                <w:szCs w:val="24"/>
                <w:rtl w:val="0"/>
              </w:rPr>
              <w:t xml:space="preserve">can be only a scientist who simultaneously meets the following criteria:</w:t>
            </w:r>
          </w:p>
          <w:p w:rsidR="00000000" w:rsidDel="00000000" w:rsidP="00000000" w:rsidRDefault="00000000" w:rsidRPr="00000000" w14:paraId="0000012C">
            <w:pPr>
              <w:numPr>
                <w:ilvl w:val="0"/>
                <w:numId w:val="19"/>
              </w:numPr>
              <w:ind w:left="720" w:hanging="360"/>
              <w:jc w:val="both"/>
              <w:rPr>
                <w:sz w:val="24"/>
                <w:szCs w:val="24"/>
              </w:rPr>
            </w:pPr>
            <w:r w:rsidDel="00000000" w:rsidR="00000000" w:rsidRPr="00000000">
              <w:rPr>
                <w:sz w:val="24"/>
                <w:szCs w:val="24"/>
                <w:rtl w:val="0"/>
              </w:rPr>
              <w:t xml:space="preserve">has a scientific degree obtained or recognized in Ukraine (information on the recognition of a scientific degree in Ukraine must be indicated in the CV of the supervisor);</w:t>
            </w:r>
          </w:p>
          <w:p w:rsidR="00000000" w:rsidDel="00000000" w:rsidP="00000000" w:rsidRDefault="00000000" w:rsidRPr="00000000" w14:paraId="0000012D">
            <w:pPr>
              <w:numPr>
                <w:ilvl w:val="0"/>
                <w:numId w:val="19"/>
              </w:numPr>
              <w:ind w:left="720" w:hanging="360"/>
              <w:jc w:val="both"/>
              <w:rPr>
                <w:sz w:val="24"/>
                <w:szCs w:val="24"/>
              </w:rPr>
            </w:pPr>
            <w:r w:rsidDel="00000000" w:rsidR="00000000" w:rsidRPr="00000000">
              <w:rPr>
                <w:sz w:val="24"/>
                <w:szCs w:val="24"/>
                <w:rtl w:val="0"/>
              </w:rPr>
              <w:t xml:space="preserve">has a Hirsch index (according to Scopus):</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not less than 7 for a supervisor under the age of 35 inclusive,</w:t>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not less than 8 for a supervisor aged 36-37;</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not less than 9 for a supervisor aged 38-39; </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not less than 10 for a supervisor aged 40-41;</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not less than 11 for a supervisor aged 42-43;</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not less than 12 for a supervisor aged 44-45;</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not less than 13 for a supervisor aged 46-47;</w:t>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not less than 14 for a supervisor under the age of 48 and over; </w:t>
            </w:r>
          </w:p>
          <w:p w:rsidR="00000000" w:rsidDel="00000000" w:rsidP="00000000" w:rsidRDefault="00000000" w:rsidRPr="00000000" w14:paraId="00000136">
            <w:pPr>
              <w:rPr/>
            </w:pPr>
            <w:r w:rsidDel="00000000" w:rsidR="00000000" w:rsidRPr="00000000">
              <w:rPr>
                <w:i w:val="1"/>
                <w:sz w:val="24"/>
                <w:szCs w:val="24"/>
                <w:rtl w:val="0"/>
              </w:rPr>
              <w:t xml:space="preserve">Note 1: The age of the supervisor is taken into account at the time of start of submitting applications.</w:t>
            </w:r>
            <w:r w:rsidDel="00000000" w:rsidR="00000000" w:rsidRPr="00000000">
              <w:rPr>
                <w:rtl w:val="0"/>
              </w:rPr>
              <w:t xml:space="preserve"> </w:t>
            </w:r>
          </w:p>
          <w:p w:rsidR="00000000" w:rsidDel="00000000" w:rsidP="00000000" w:rsidRDefault="00000000" w:rsidRPr="00000000" w14:paraId="00000137">
            <w:pPr>
              <w:numPr>
                <w:ilvl w:val="0"/>
                <w:numId w:val="27"/>
              </w:numPr>
              <w:ind w:left="720" w:hanging="360"/>
              <w:jc w:val="both"/>
              <w:rPr>
                <w:sz w:val="24"/>
                <w:szCs w:val="24"/>
              </w:rPr>
            </w:pPr>
            <w:r w:rsidDel="00000000" w:rsidR="00000000" w:rsidRPr="00000000">
              <w:rPr>
                <w:sz w:val="24"/>
                <w:szCs w:val="24"/>
                <w:rtl w:val="0"/>
              </w:rPr>
              <w:t xml:space="preserve">is the author (or co-author) of at least 5 publications for the period 2016-2021 or at least 12 publications for the period 2011-2021 in periodicals classified as the first (Q1) and second (Q2) quartiles according to the Scimago classification. The number of co-authors in each of the submitted publications should not exceed 15 people. </w:t>
            </w:r>
          </w:p>
          <w:p w:rsidR="00000000" w:rsidDel="00000000" w:rsidP="00000000" w:rsidRDefault="00000000" w:rsidRPr="00000000" w14:paraId="00000138">
            <w:pPr>
              <w:rPr>
                <w:i w:val="1"/>
              </w:rPr>
            </w:pPr>
            <w:r w:rsidDel="00000000" w:rsidR="00000000" w:rsidRPr="00000000">
              <w:rPr>
                <w:i w:val="1"/>
                <w:rtl w:val="0"/>
              </w:rPr>
              <w:t xml:space="preserve">Note 1: The application </w:t>
            </w:r>
            <w:r w:rsidDel="00000000" w:rsidR="00000000" w:rsidRPr="00000000">
              <w:rPr>
                <w:b w:val="1"/>
                <w:i w:val="1"/>
                <w:u w:val="single"/>
                <w:rtl w:val="0"/>
              </w:rPr>
              <w:t xml:space="preserve">must</w:t>
            </w:r>
            <w:r w:rsidDel="00000000" w:rsidR="00000000" w:rsidRPr="00000000">
              <w:rPr>
                <w:i w:val="1"/>
                <w:rtl w:val="0"/>
              </w:rPr>
              <w:t xml:space="preserve"> contain information (web links to publications and a profile in Scopus) confirming that the supervisor meets the above criteria.</w:t>
            </w:r>
          </w:p>
          <w:p w:rsidR="00000000" w:rsidDel="00000000" w:rsidP="00000000" w:rsidRDefault="00000000" w:rsidRPr="00000000" w14:paraId="00000139">
            <w:pPr>
              <w:rPr/>
            </w:pPr>
            <w:r w:rsidDel="00000000" w:rsidR="00000000" w:rsidRPr="00000000">
              <w:rPr>
                <w:i w:val="1"/>
                <w:rtl w:val="0"/>
              </w:rPr>
              <w:t xml:space="preserve">Note 2: The quartile to which the journal belongs is determined by the Scimago Journal &amp; Country Rank (scimagojr.com) at the time of publication. For publications published in 2020 - 2021, the quartile is determined by the indicator of the last year for which this quartile is determined; if the journal has two versions - electronic and paper, and the dates of publication in these versions differ by year, the date of publication is set in favor of the author of the application.</w:t>
            </w:r>
            <w:r w:rsidDel="00000000" w:rsidR="00000000" w:rsidRPr="00000000">
              <w:rPr>
                <w:rtl w:val="0"/>
              </w:rPr>
              <w:t xml:space="preserve"> </w:t>
            </w:r>
          </w:p>
          <w:p w:rsidR="00000000" w:rsidDel="00000000" w:rsidP="00000000" w:rsidRDefault="00000000" w:rsidRPr="00000000" w14:paraId="0000013A">
            <w:pPr>
              <w:jc w:val="both"/>
              <w:rPr>
                <w:sz w:val="24"/>
                <w:szCs w:val="24"/>
              </w:rPr>
            </w:pPr>
            <w:r w:rsidDel="00000000" w:rsidR="00000000" w:rsidRPr="00000000">
              <w:rPr>
                <w:rtl w:val="0"/>
              </w:rPr>
            </w:r>
          </w:p>
          <w:p w:rsidR="00000000" w:rsidDel="00000000" w:rsidP="00000000" w:rsidRDefault="00000000" w:rsidRPr="00000000" w14:paraId="0000013B">
            <w:pPr>
              <w:tabs>
                <w:tab w:val="left" w:pos="1134"/>
              </w:tabs>
              <w:jc w:val="both"/>
              <w:rPr>
                <w:sz w:val="24"/>
                <w:szCs w:val="24"/>
                <w:highlight w:val="white"/>
              </w:rPr>
            </w:pPr>
            <w:r w:rsidDel="00000000" w:rsidR="00000000" w:rsidRPr="00000000">
              <w:rPr>
                <w:sz w:val="24"/>
                <w:szCs w:val="24"/>
                <w:highlight w:val="white"/>
                <w:rtl w:val="0"/>
              </w:rPr>
              <w:t xml:space="preserve">The scientific supervisor and executor of the project </w:t>
            </w:r>
            <w:r w:rsidDel="00000000" w:rsidR="00000000" w:rsidRPr="00000000">
              <w:rPr>
                <w:b w:val="1"/>
                <w:sz w:val="24"/>
                <w:szCs w:val="24"/>
                <w:highlight w:val="white"/>
                <w:u w:val="single"/>
                <w:rtl w:val="0"/>
              </w:rPr>
              <w:t xml:space="preserve">cannot</w:t>
            </w:r>
            <w:r w:rsidDel="00000000" w:rsidR="00000000" w:rsidRPr="00000000">
              <w:rPr>
                <w:sz w:val="24"/>
                <w:szCs w:val="24"/>
                <w:highlight w:val="white"/>
                <w:rtl w:val="0"/>
              </w:rPr>
              <w:t xml:space="preserve"> be a scientist who previously participated as a supervisor in a project funded by the Foundation and whose grant support was terminated by the decision of the Scientific Council of the Fund due to non-fulfillment or improper fulfillment of the terms of the agreement on the implementation of scientific research and development at the expense of grant support.</w:t>
            </w:r>
          </w:p>
          <w:p w:rsidR="00000000" w:rsidDel="00000000" w:rsidP="00000000" w:rsidRDefault="00000000" w:rsidRPr="00000000" w14:paraId="0000013C">
            <w:pPr>
              <w:tabs>
                <w:tab w:val="left" w:pos="1134"/>
              </w:tabs>
              <w:jc w:val="both"/>
              <w:rPr>
                <w:sz w:val="24"/>
                <w:szCs w:val="24"/>
                <w:highlight w:val="yellow"/>
              </w:rPr>
            </w:pPr>
            <w:r w:rsidDel="00000000" w:rsidR="00000000" w:rsidRPr="00000000">
              <w:rPr>
                <w:rtl w:val="0"/>
              </w:rPr>
            </w:r>
          </w:p>
          <w:p w:rsidR="00000000" w:rsidDel="00000000" w:rsidP="00000000" w:rsidRDefault="00000000" w:rsidRPr="00000000" w14:paraId="0000013D">
            <w:pPr>
              <w:pageBreakBefore w:val="0"/>
              <w:spacing w:after="240" w:lineRule="auto"/>
              <w:ind w:left="0" w:firstLine="0"/>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tc>
      </w:tr>
      <w:tr>
        <w:trPr>
          <w:cantSplit w:val="0"/>
          <w:tblHeader w:val="0"/>
        </w:trPr>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Особливості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реалізації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 час виконання проєкту науковий керівник або виконавці проєкту можуть працювати в закордонних ус</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тановах з отриманням грошової винагороди (компенсації) не більше </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 трьох місяців</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сумарно на рік і в цей час не можуть отримувати винагороду та/або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інші виплати з грантових коштів Фонду. При настанні таких обставин науковий керівник проєкту обов’язково інформує Фонд про терміни та умови такої роботи.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Проєкт, поданий для участі у конкурсі, не може бути одночасно подан</w:t>
            </w:r>
            <w:r w:rsidDel="00000000" w:rsidR="00000000" w:rsidRPr="00000000">
              <w:rPr>
                <w:color w:val="333333"/>
                <w:sz w:val="24"/>
                <w:szCs w:val="24"/>
                <w:rtl w:val="0"/>
              </w:rPr>
              <w:t xml:space="preserve">им</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 д</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ля участі в іншому конкурсі з метою отримання фінансування за рахунок бюджетних коштів, а також у разі, коли такий проєкт вже фінансується чи фінансувався за рахунок бюджетних коштів за результатами іншого конкурсу. </w:t>
            </w:r>
            <w:r w:rsidDel="00000000" w:rsidR="00000000" w:rsidRPr="00000000">
              <w:rPr>
                <w:sz w:val="26"/>
                <w:szCs w:val="26"/>
                <w:rtl w:val="0"/>
              </w:rPr>
              <w:t xml:space="preserve">Якщо основні завдання проєкту повністю або частково співпадають з основними завданнями інших проєктів, що фінансуються не за рахунок коштів Фонду,  інформація про це повинна бути надана в заявці, з зазначенням від</w:t>
            </w:r>
            <w:r w:rsidDel="00000000" w:rsidR="00000000" w:rsidRPr="00000000">
              <w:rPr>
                <w:sz w:val="24"/>
                <w:szCs w:val="24"/>
                <w:rtl w:val="0"/>
              </w:rPr>
              <w:t xml:space="preserve">повідних проєктів, завдань, джерел та обсягів фінансування.</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Індикатором виконання кожного проміжного етапу має бути науковий та/або науково-технічний результат (див. пп. 22, 27 ст. 1 Закону України “Про наукову та науково-технічну діяльність”).</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sz w:val="24"/>
                <w:szCs w:val="24"/>
              </w:rPr>
            </w:pPr>
            <w:r w:rsidDel="00000000" w:rsidR="00000000" w:rsidRPr="00000000">
              <w:rPr>
                <w:sz w:val="24"/>
                <w:szCs w:val="24"/>
                <w:rtl w:val="0"/>
              </w:rPr>
              <w:t xml:space="preserve">Усі публікації та інша наукова і науково-технічна продукція, яка подається як частина звітної документації, має відповідати Технічному завданню та Календарному плану проєкту.</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У публікаціях, офіційних повідомленнях, в інформації для ЗМІ, у соцмережах, в інших відкритих джерелах та під час виступів на наукових заходах з метою презентації дослідження має зазначатися:</w:t>
            </w:r>
          </w:p>
          <w:p w:rsidR="00000000" w:rsidDel="00000000" w:rsidP="00000000" w:rsidRDefault="00000000" w:rsidRPr="00000000" w14:paraId="0000014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факт його фінансування Національним фондом досліджень України за кошти державного бюджету; </w:t>
            </w:r>
          </w:p>
          <w:p w:rsidR="00000000" w:rsidDel="00000000" w:rsidP="00000000" w:rsidRDefault="00000000" w:rsidRPr="00000000" w14:paraId="0000015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номер та назва проєкту. </w:t>
            </w:r>
          </w:p>
          <w:p w:rsidR="00000000" w:rsidDel="00000000" w:rsidP="00000000" w:rsidRDefault="00000000" w:rsidRPr="00000000" w14:paraId="00000151">
            <w:pPr>
              <w:jc w:val="both"/>
              <w:rPr>
                <w:sz w:val="24"/>
                <w:szCs w:val="24"/>
              </w:rPr>
            </w:pPr>
            <w:r w:rsidDel="00000000" w:rsidR="00000000" w:rsidRPr="00000000">
              <w:rPr>
                <w:rtl w:val="0"/>
              </w:rPr>
            </w:r>
          </w:p>
        </w:tc>
        <w:tc>
          <w:tcPr/>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3</w:t>
            </w:r>
            <w:r w:rsidDel="00000000" w:rsidR="00000000" w:rsidRPr="00000000">
              <w:rPr>
                <w:b w:val="1"/>
                <w:sz w:val="24"/>
                <w:szCs w:val="24"/>
                <w:rtl w:val="0"/>
              </w:rPr>
              <w:t xml:space="preserve">. Features of project implementation </w:t>
            </w:r>
          </w:p>
          <w:p w:rsidR="00000000" w:rsidDel="00000000" w:rsidP="00000000" w:rsidRDefault="00000000" w:rsidRPr="00000000" w14:paraId="00000153">
            <w:pPr>
              <w:rPr>
                <w:sz w:val="24"/>
                <w:szCs w:val="24"/>
              </w:rPr>
            </w:pPr>
            <w:r w:rsidDel="00000000" w:rsidR="00000000" w:rsidRPr="00000000">
              <w:rPr>
                <w:sz w:val="24"/>
                <w:szCs w:val="24"/>
                <w:rtl w:val="0"/>
              </w:rPr>
              <w:t xml:space="preserve">During the project implementation, the research supervisor or project executors may work in foreign institutions with the receipt of monetary remuneration (compensation) for no more than three months in total per year and during this time may not receive remuneration and / or other payments from the Foundation's grant funds. In such circumstances, the project supervisor must inform the Foundation of the terms and conditions of such work. </w:t>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A project submitted for participation in the call may not be submitted simultaneously for participation in another call for the purpose of obtaining funding from the budget, as well as if such a project is already  or was funded from the budget as a result of another call. </w:t>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If the main objectives of the project fully or partially coincide with the main objectives of other projects that are not funded by the Foundation, information about this should be provided in the application, indicating the relevant projects, objectives, sources and amounts of funding. </w:t>
            </w:r>
            <w:r w:rsidDel="00000000" w:rsidR="00000000" w:rsidRPr="00000000">
              <w:rPr>
                <w:rtl w:val="0"/>
              </w:rPr>
            </w:r>
          </w:p>
          <w:p w:rsidR="00000000" w:rsidDel="00000000" w:rsidP="00000000" w:rsidRDefault="00000000" w:rsidRPr="00000000" w14:paraId="00000156">
            <w:pPr>
              <w:tabs>
                <w:tab w:val="left" w:pos="1134"/>
              </w:tabs>
              <w:jc w:val="both"/>
              <w:rPr>
                <w:sz w:val="24"/>
                <w:szCs w:val="24"/>
                <w:highlight w:val="white"/>
              </w:rPr>
            </w:pPr>
            <w:r w:rsidDel="00000000" w:rsidR="00000000" w:rsidRPr="00000000">
              <w:rPr>
                <w:sz w:val="24"/>
                <w:szCs w:val="24"/>
                <w:highlight w:val="white"/>
                <w:rtl w:val="0"/>
              </w:rPr>
              <w:t xml:space="preserve">The indicator of the implementation of each intermediate stage should be a scientific and / or scientific and technical result (see paragraphs 22, 27 of Article 1 of the Law of Ukraine "On scientific and scientific and technical activities").</w:t>
            </w:r>
          </w:p>
          <w:p w:rsidR="00000000" w:rsidDel="00000000" w:rsidP="00000000" w:rsidRDefault="00000000" w:rsidRPr="00000000" w14:paraId="00000157">
            <w:pPr>
              <w:tabs>
                <w:tab w:val="left" w:pos="1134"/>
              </w:tabs>
              <w:jc w:val="both"/>
              <w:rPr>
                <w:sz w:val="24"/>
                <w:szCs w:val="24"/>
                <w:highlight w:val="white"/>
              </w:rPr>
            </w:pPr>
            <w:r w:rsidDel="00000000" w:rsidR="00000000" w:rsidRPr="00000000">
              <w:rPr>
                <w:sz w:val="24"/>
                <w:szCs w:val="24"/>
                <w:highlight w:val="white"/>
                <w:rtl w:val="0"/>
              </w:rPr>
              <w:t xml:space="preserve">All publications and other scientific and scientific-technical products submitted as part of the reporting documentation must comply with the Terms of Reference and the Project Schedule. </w:t>
            </w: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Publications, official announcements, information for the media, social networks, other open sources and speeches at scientific events to present the study should indicate: </w:t>
            </w:r>
          </w:p>
          <w:p w:rsidR="00000000" w:rsidDel="00000000" w:rsidP="00000000" w:rsidRDefault="00000000" w:rsidRPr="00000000" w14:paraId="00000159">
            <w:pPr>
              <w:numPr>
                <w:ilvl w:val="0"/>
                <w:numId w:val="21"/>
              </w:numPr>
              <w:ind w:left="720" w:hanging="360"/>
              <w:rPr>
                <w:sz w:val="24"/>
                <w:szCs w:val="24"/>
              </w:rPr>
            </w:pPr>
            <w:r w:rsidDel="00000000" w:rsidR="00000000" w:rsidRPr="00000000">
              <w:rPr>
                <w:sz w:val="24"/>
                <w:szCs w:val="24"/>
                <w:rtl w:val="0"/>
              </w:rPr>
              <w:t xml:space="preserve">the fact of its financing by the National Research Foundation of Ukraine from the state budget;</w:t>
            </w:r>
          </w:p>
          <w:p w:rsidR="00000000" w:rsidDel="00000000" w:rsidP="00000000" w:rsidRDefault="00000000" w:rsidRPr="00000000" w14:paraId="0000015A">
            <w:pPr>
              <w:numPr>
                <w:ilvl w:val="0"/>
                <w:numId w:val="21"/>
              </w:numPr>
              <w:ind w:left="720" w:hanging="360"/>
              <w:rPr>
                <w:sz w:val="24"/>
                <w:szCs w:val="24"/>
              </w:rPr>
            </w:pPr>
            <w:r w:rsidDel="00000000" w:rsidR="00000000" w:rsidRPr="00000000">
              <w:rPr>
                <w:sz w:val="24"/>
                <w:szCs w:val="24"/>
                <w:rtl w:val="0"/>
              </w:rPr>
              <w:t xml:space="preserve">project number and name. </w:t>
            </w:r>
            <w:r w:rsidDel="00000000" w:rsidR="00000000" w:rsidRPr="00000000">
              <w:rPr>
                <w:rtl w:val="0"/>
              </w:rPr>
            </w:r>
          </w:p>
          <w:p w:rsidR="00000000" w:rsidDel="00000000" w:rsidP="00000000" w:rsidRDefault="00000000" w:rsidRPr="00000000" w14:paraId="0000015B">
            <w:pPr>
              <w:jc w:val="both"/>
              <w:rPr>
                <w:color w:val="ff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5C">
            <w:pPr>
              <w:jc w:val="both"/>
              <w:rPr>
                <w:sz w:val="24"/>
                <w:szCs w:val="24"/>
              </w:rPr>
            </w:pPr>
            <w:r w:rsidDel="00000000" w:rsidR="00000000" w:rsidRPr="00000000">
              <w:rPr>
                <w:b w:val="1"/>
                <w:sz w:val="24"/>
                <w:szCs w:val="24"/>
                <w:rtl w:val="0"/>
              </w:rPr>
              <w:t xml:space="preserve">ІІІ. КРИТЕРІЇ</w:t>
            </w:r>
            <w:r w:rsidDel="00000000" w:rsidR="00000000" w:rsidRPr="00000000">
              <w:rPr>
                <w:sz w:val="24"/>
                <w:szCs w:val="24"/>
                <w:rtl w:val="0"/>
              </w:rPr>
              <w:t xml:space="preserve"> </w:t>
            </w:r>
            <w:r w:rsidDel="00000000" w:rsidR="00000000" w:rsidRPr="00000000">
              <w:rPr>
                <w:b w:val="1"/>
                <w:sz w:val="24"/>
                <w:szCs w:val="24"/>
                <w:rtl w:val="0"/>
              </w:rPr>
              <w:t xml:space="preserve">ВІДБОРУ</w:t>
            </w:r>
            <w:r w:rsidDel="00000000" w:rsidR="00000000" w:rsidRPr="00000000">
              <w:rPr>
                <w:sz w:val="24"/>
                <w:szCs w:val="24"/>
                <w:rtl w:val="0"/>
              </w:rPr>
              <w:t xml:space="preserve"> </w:t>
            </w:r>
            <w:r w:rsidDel="00000000" w:rsidR="00000000" w:rsidRPr="00000000">
              <w:rPr>
                <w:b w:val="1"/>
                <w:sz w:val="24"/>
                <w:szCs w:val="24"/>
                <w:rtl w:val="0"/>
              </w:rPr>
              <w:t xml:space="preserve">ТА</w:t>
            </w:r>
            <w:r w:rsidDel="00000000" w:rsidR="00000000" w:rsidRPr="00000000">
              <w:rPr>
                <w:sz w:val="24"/>
                <w:szCs w:val="24"/>
                <w:rtl w:val="0"/>
              </w:rPr>
              <w:t xml:space="preserve"> </w:t>
            </w:r>
            <w:r w:rsidDel="00000000" w:rsidR="00000000" w:rsidRPr="00000000">
              <w:rPr>
                <w:b w:val="1"/>
                <w:sz w:val="24"/>
                <w:szCs w:val="24"/>
                <w:rtl w:val="0"/>
              </w:rPr>
              <w:t xml:space="preserve">ЧИСЕЛЬНОГО</w:t>
            </w:r>
            <w:r w:rsidDel="00000000" w:rsidR="00000000" w:rsidRPr="00000000">
              <w:rPr>
                <w:sz w:val="24"/>
                <w:szCs w:val="24"/>
                <w:rtl w:val="0"/>
              </w:rPr>
              <w:t xml:space="preserve"> </w:t>
            </w:r>
            <w:r w:rsidDel="00000000" w:rsidR="00000000" w:rsidRPr="00000000">
              <w:rPr>
                <w:b w:val="1"/>
                <w:sz w:val="24"/>
                <w:szCs w:val="24"/>
                <w:rtl w:val="0"/>
              </w:rPr>
              <w:t xml:space="preserve">ОЦІНЮВАННЯ</w:t>
            </w:r>
            <w:r w:rsidDel="00000000" w:rsidR="00000000" w:rsidRPr="00000000">
              <w:rPr>
                <w:sz w:val="24"/>
                <w:szCs w:val="24"/>
                <w:rtl w:val="0"/>
              </w:rPr>
              <w:t xml:space="preserve"> </w:t>
            </w:r>
            <w:r w:rsidDel="00000000" w:rsidR="00000000" w:rsidRPr="00000000">
              <w:rPr>
                <w:b w:val="1"/>
                <w:sz w:val="24"/>
                <w:szCs w:val="24"/>
                <w:rtl w:val="0"/>
              </w:rPr>
              <w:t xml:space="preserve">ПРОЄКТІВ</w:t>
            </w:r>
            <w:r w:rsidDel="00000000" w:rsidR="00000000" w:rsidRPr="00000000">
              <w:rPr>
                <w:rtl w:val="0"/>
              </w:rPr>
            </w:r>
          </w:p>
        </w:tc>
        <w:tc>
          <w:tcPr/>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III. CRITERIA FOR SELECTION AND NUMERICAL EVALUATION OF PROJECTS </w:t>
            </w:r>
          </w:p>
        </w:tc>
      </w:tr>
      <w:tr>
        <w:trPr>
          <w:cantSplit w:val="0"/>
          <w:tblHeader w:val="0"/>
        </w:trPr>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Відбір проєктів здійснюється відповідно до процедури, визначеної у </w:t>
            </w:r>
            <w:hyperlink r:id="rId14">
              <w:r w:rsidDel="00000000" w:rsidR="00000000" w:rsidRPr="00000000">
                <w:rPr>
                  <w:rFonts w:ascii="Times New Roman" w:cs="Times New Roman" w:eastAsia="Times New Roman" w:hAnsi="Times New Roman"/>
                  <w:b w:val="0"/>
                  <w:i w:val="1"/>
                  <w:smallCaps w:val="0"/>
                  <w:strike w:val="0"/>
                  <w:color w:val="1155cc"/>
                  <w:sz w:val="24"/>
                  <w:szCs w:val="24"/>
                  <w:u w:val="single"/>
                  <w:shd w:fill="auto" w:val="clear"/>
                  <w:vertAlign w:val="baseline"/>
                  <w:rtl w:val="0"/>
                </w:rPr>
                <w:t xml:space="preserve">Порядку розгляду та експертизи проєктів із виконання наукових досліджень і розробок, що подаються Національному фонду досліджень України для участі в конкурсних відборах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схвалено</w:t>
            </w:r>
            <w:r w:rsidDel="00000000" w:rsidR="00000000" w:rsidRPr="00000000">
              <w:rPr>
                <w:sz w:val="24"/>
                <w:szCs w:val="24"/>
                <w:rtl w:val="0"/>
              </w:rPr>
              <w:t xml:space="preserve">му</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рішенням наукової ради Національного фонду досліджень України (протокол засідання № 25 від</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29.06.2021 року).</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формування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підсумкової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чисельної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оцінки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заявок</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jc w:val="both"/>
              <w:rPr>
                <w:color w:val="222222"/>
              </w:rPr>
            </w:pPr>
            <w:r w:rsidDel="00000000" w:rsidR="00000000" w:rsidRPr="00000000">
              <w:rPr>
                <w:rtl w:val="0"/>
              </w:rPr>
              <w:t xml:space="preserve">Куратори аналізують сукупність отриманих висновків експертів за проєктом і доповідають про результати на засіданні Панелі. </w:t>
            </w:r>
            <w:r w:rsidDel="00000000" w:rsidR="00000000" w:rsidRPr="00000000">
              <w:rPr>
                <w:color w:val="222222"/>
                <w:rtl w:val="0"/>
              </w:rPr>
              <w:t xml:space="preserve">Для кожного проєкту розраховується показник </w:t>
            </w:r>
            <m:oMath>
              <m:r>
                <w:rPr>
                  <w:rFonts w:ascii="Cambria Math" w:cs="Cambria Math" w:eastAsia="Cambria Math" w:hAnsi="Cambria Math"/>
                  <w:color w:val="222222"/>
                </w:rPr>
                <m:t xml:space="preserve">R</m:t>
              </m:r>
            </m:oMath>
            <w:r w:rsidDel="00000000" w:rsidR="00000000" w:rsidRPr="00000000">
              <w:rPr>
                <w:color w:val="222222"/>
                <w:rtl w:val="0"/>
              </w:rPr>
              <w:t xml:space="preserve"> розбіжності оцінок </w:t>
            </w:r>
            <m:oMath>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oMath>
            <w:r w:rsidDel="00000000" w:rsidR="00000000" w:rsidRPr="00000000">
              <w:rPr>
                <w:color w:val="222222"/>
                <w:rtl w:val="0"/>
              </w:rPr>
              <w:t xml:space="preserve">, </w:t>
            </w:r>
            <m:oMath>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 </m:t>
              </m:r>
            </m:oMath>
            <w:r w:rsidDel="00000000" w:rsidR="00000000" w:rsidRPr="00000000">
              <w:rPr>
                <w:color w:val="222222"/>
                <w:rtl w:val="0"/>
              </w:rPr>
              <w:t xml:space="preserve">та </w:t>
            </w:r>
            <m:oMath>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oMath>
            <w:r w:rsidDel="00000000" w:rsidR="00000000" w:rsidRPr="00000000">
              <w:rPr>
                <w:color w:val="222222"/>
                <w:rtl w:val="0"/>
              </w:rPr>
              <w:t xml:space="preserve">, виставлених трьома експертами:</w:t>
            </w:r>
          </w:p>
          <w:p w:rsidR="00000000" w:rsidDel="00000000" w:rsidP="00000000" w:rsidRDefault="00000000" w:rsidRPr="00000000" w14:paraId="00000162">
            <w:pPr>
              <w:shd w:fill="ffffff" w:val="clear"/>
              <w:jc w:val="center"/>
              <w:rPr>
                <w:i w:val="1"/>
                <w:color w:val="222222"/>
              </w:rPr>
            </w:pPr>
            <m:oMath>
              <m:r>
                <w:rPr>
                  <w:rFonts w:ascii="Cambria Math" w:cs="Cambria Math" w:eastAsia="Cambria Math" w:hAnsi="Cambria Math"/>
                  <w:color w:val="222222"/>
                </w:rPr>
                <m:t xml:space="preserve">R=</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SD</m:t>
                  </m:r>
                </m:num>
                <m:den>
                  <m:r>
                    <w:rPr>
                      <w:rFonts w:ascii="Cambria Math" w:cs="Cambria Math" w:eastAsia="Cambria Math" w:hAnsi="Cambria Math"/>
                      <w:color w:val="222222"/>
                    </w:rPr>
                    <m:t xml:space="preserve">S</m:t>
                  </m:r>
                </m:den>
              </m:f>
              <m:r>
                <w:rPr>
                  <w:rFonts w:ascii="Cambria Math" w:cs="Cambria Math" w:eastAsia="Cambria Math" w:hAnsi="Cambria Math"/>
                  <w:color w:val="222222"/>
                </w:rPr>
                <m:t xml:space="preserve">∙100%</m:t>
              </m:r>
            </m:oMath>
            <w:r w:rsidDel="00000000" w:rsidR="00000000" w:rsidRPr="00000000">
              <w:rPr>
                <w:i w:val="1"/>
                <w:color w:val="222222"/>
                <w:rtl w:val="0"/>
              </w:rPr>
              <w:t xml:space="preserve">,</w:t>
            </w:r>
          </w:p>
          <w:p w:rsidR="00000000" w:rsidDel="00000000" w:rsidP="00000000" w:rsidRDefault="00000000" w:rsidRPr="00000000" w14:paraId="00000163">
            <w:pPr>
              <w:shd w:fill="ffffff" w:val="clear"/>
              <w:rPr>
                <w:color w:val="222222"/>
              </w:rPr>
            </w:pPr>
            <w:r w:rsidDel="00000000" w:rsidR="00000000" w:rsidRPr="00000000">
              <w:rPr>
                <w:rtl w:val="0"/>
              </w:rPr>
              <w:t xml:space="preserve">де </w:t>
            </w:r>
            <m:oMath>
              <m:r>
                <w:rPr>
                  <w:rFonts w:ascii="Cambria Math" w:cs="Cambria Math" w:eastAsia="Cambria Math" w:hAnsi="Cambria Math"/>
                  <w:color w:val="222222"/>
                </w:rPr>
                <m:t xml:space="preserve">S</m:t>
              </m:r>
            </m:oMath>
            <w:r w:rsidDel="00000000" w:rsidR="00000000" w:rsidRPr="00000000">
              <w:rPr>
                <w:color w:val="222222"/>
                <w:rtl w:val="0"/>
              </w:rPr>
              <w:t xml:space="preserve"> - середнє арифметичне виставлених оцінок, тобто</w:t>
            </w:r>
          </w:p>
          <w:p w:rsidR="00000000" w:rsidDel="00000000" w:rsidP="00000000" w:rsidRDefault="00000000" w:rsidRPr="00000000" w14:paraId="00000164">
            <w:pPr>
              <w:shd w:fill="ffffff" w:val="clear"/>
              <w:jc w:val="center"/>
              <w:rPr/>
            </w:pPr>
            <m:oMath>
              <m:r>
                <w:rPr>
                  <w:rFonts w:ascii="Cambria Math" w:cs="Cambria Math" w:eastAsia="Cambria Math" w:hAnsi="Cambria Math"/>
                </w:rPr>
                <m:t xml:space="preserve">S=</m:t>
              </m:r>
              <m:f>
                <m:fPr>
                  <m:ctrlPr>
                    <w:rPr>
                      <w:rFonts w:ascii="Cambria Math" w:cs="Cambria Math" w:eastAsia="Cambria Math" w:hAnsi="Cambria Math"/>
                    </w:rPr>
                  </m:ctrlPr>
                </m:fPr>
                <m:num>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num>
                <m:den>
                  <m:r>
                    <w:rPr>
                      <w:rFonts w:ascii="Cambria Math" w:cs="Cambria Math" w:eastAsia="Cambria Math" w:hAnsi="Cambria Math"/>
                    </w:rPr>
                    <m:t xml:space="preserve">3</m:t>
                  </m:r>
                </m:den>
              </m:f>
            </m:oMath>
            <w:r w:rsidDel="00000000" w:rsidR="00000000" w:rsidRPr="00000000">
              <w:rPr>
                <w:rtl w:val="0"/>
              </w:rPr>
              <w:t xml:space="preserve"> ,</w:t>
            </w:r>
          </w:p>
          <w:p w:rsidR="00000000" w:rsidDel="00000000" w:rsidP="00000000" w:rsidRDefault="00000000" w:rsidRPr="00000000" w14:paraId="00000165">
            <w:pPr>
              <w:shd w:fill="ffffff" w:val="clear"/>
              <w:rPr>
                <w:color w:val="222222"/>
              </w:rPr>
            </w:pPr>
            <m:oMath>
              <m:r>
                <w:rPr>
                  <w:rFonts w:ascii="Cambria Math" w:cs="Cambria Math" w:eastAsia="Cambria Math" w:hAnsi="Cambria Math"/>
                  <w:color w:val="222222"/>
                </w:rPr>
                <m:t xml:space="preserve">SD</m:t>
              </m:r>
            </m:oMath>
            <w:r w:rsidDel="00000000" w:rsidR="00000000" w:rsidRPr="00000000">
              <w:rPr>
                <w:color w:val="222222"/>
                <w:rtl w:val="0"/>
              </w:rPr>
              <w:t xml:space="preserve"> - стандартне відхилення: </w:t>
            </w:r>
          </w:p>
          <w:p w:rsidR="00000000" w:rsidDel="00000000" w:rsidP="00000000" w:rsidRDefault="00000000" w:rsidRPr="00000000" w14:paraId="00000166">
            <w:pPr>
              <w:shd w:fill="ffffff" w:val="clear"/>
              <w:jc w:val="center"/>
              <w:rPr/>
            </w:pPr>
            <m:oMath>
              <m:r>
                <w:rPr>
                  <w:rFonts w:ascii="Cambria Math" w:cs="Cambria Math" w:eastAsia="Cambria Math" w:hAnsi="Cambria Math"/>
                </w:rPr>
                <m:t xml:space="preserve">SD=</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r>
                        <w:rPr>
                          <w:rFonts w:ascii="Cambria Math" w:cs="Cambria Math" w:eastAsia="Cambria Math" w:hAnsi="Cambria Math"/>
                          <w:color w:val="222222"/>
                        </w:rPr>
                        <m:t xml:space="preserve">+</m:t>
                      </m:r>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r>
                        <w:rPr>
                          <w:rFonts w:ascii="Cambria Math" w:cs="Cambria Math" w:eastAsia="Cambria Math" w:hAnsi="Cambria Math"/>
                          <w:color w:val="222222"/>
                        </w:rPr>
                        <m:t xml:space="preserve">+</m:t>
                      </m:r>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num>
                    <m:den>
                      <m:r>
                        <w:rPr>
                          <w:rFonts w:ascii="Cambria Math" w:cs="Cambria Math" w:eastAsia="Cambria Math" w:hAnsi="Cambria Math"/>
                        </w:rPr>
                        <m:t xml:space="preserve">3</m:t>
                      </m:r>
                    </m:den>
                  </m:f>
                </m:e>
              </m:rad>
            </m:oMath>
            <w:r w:rsidDel="00000000" w:rsidR="00000000" w:rsidRPr="00000000">
              <w:rPr>
                <w:rtl w:val="0"/>
              </w:rPr>
              <w:t xml:space="preserve"> .</w:t>
            </w:r>
          </w:p>
          <w:p w:rsidR="00000000" w:rsidDel="00000000" w:rsidP="00000000" w:rsidRDefault="00000000" w:rsidRPr="00000000" w14:paraId="00000167">
            <w:pPr>
              <w:shd w:fill="ffffff" w:val="clear"/>
              <w:jc w:val="cente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11"/>
              </w:numPr>
              <w:pBdr>
                <w:top w:color="000000" w:space="0" w:sz="0" w:val="none"/>
                <w:left w:color="000000" w:space="0" w:sz="0" w:val="none"/>
                <w:bottom w:color="000000" w:space="0" w:sz="0" w:val="none"/>
                <w:right w:color="000000" w:space="0" w:sz="0" w:val="none"/>
                <w:between w:color="000000" w:space="0" w:sz="0" w:val="none"/>
              </w:pBdr>
              <w:ind w:left="284" w:hanging="357"/>
              <w:jc w:val="both"/>
              <w:rPr/>
            </w:pPr>
            <w:r w:rsidDel="00000000" w:rsidR="00000000" w:rsidRPr="00000000">
              <w:rPr>
                <w:rtl w:val="0"/>
              </w:rPr>
              <w:t xml:space="preserve">Якщо показник розбіжності </w:t>
            </w:r>
            <m:oMath>
              <m:r>
                <w:rPr>
                  <w:rFonts w:ascii="Cambria Math" w:cs="Cambria Math" w:eastAsia="Cambria Math" w:hAnsi="Cambria Math"/>
                  <w:color w:val="222222"/>
                </w:rPr>
                <m:t xml:space="preserve">R</m:t>
              </m:r>
            </m:oMath>
            <w:r w:rsidDel="00000000" w:rsidR="00000000" w:rsidRPr="00000000">
              <w:rPr>
                <w:rtl w:val="0"/>
              </w:rPr>
              <w:t xml:space="preserve"> не перевищує критичне значення 20% , то підсумкова чисельна оцінка заявки визначається як  середнє арифметичне </w:t>
            </w:r>
            <m:oMath>
              <m:r>
                <w:rPr>
                  <w:rFonts w:ascii="Cambria Math" w:cs="Cambria Math" w:eastAsia="Cambria Math" w:hAnsi="Cambria Math"/>
                  <w:color w:val="222222"/>
                </w:rPr>
                <m:t xml:space="preserve">S</m:t>
              </m:r>
            </m:oMath>
            <w:r w:rsidDel="00000000" w:rsidR="00000000" w:rsidRPr="00000000">
              <w:rPr>
                <w:color w:val="222222"/>
                <w:rtl w:val="0"/>
              </w:rPr>
              <w:t xml:space="preserve"> </w:t>
            </w:r>
            <w:r w:rsidDel="00000000" w:rsidR="00000000" w:rsidRPr="00000000">
              <w:rPr>
                <w:rtl w:val="0"/>
              </w:rPr>
              <w:t xml:space="preserve">оцінок експертів. </w:t>
            </w:r>
          </w:p>
          <w:p w:rsidR="00000000" w:rsidDel="00000000" w:rsidP="00000000" w:rsidRDefault="00000000" w:rsidRPr="00000000" w14:paraId="0000016A">
            <w:pPr>
              <w:numPr>
                <w:ilvl w:val="0"/>
                <w:numId w:val="11"/>
              </w:numPr>
              <w:pBdr>
                <w:top w:color="000000" w:space="0" w:sz="0" w:val="none"/>
                <w:left w:color="000000" w:space="0" w:sz="0" w:val="none"/>
                <w:bottom w:color="000000" w:space="0" w:sz="0" w:val="none"/>
                <w:right w:color="000000" w:space="0" w:sz="0" w:val="none"/>
                <w:between w:color="000000" w:space="0" w:sz="0" w:val="none"/>
              </w:pBdr>
              <w:ind w:left="284" w:hanging="360"/>
              <w:jc w:val="both"/>
              <w:rPr/>
            </w:pPr>
            <w:r w:rsidDel="00000000" w:rsidR="00000000" w:rsidRPr="00000000">
              <w:rPr>
                <w:rtl w:val="0"/>
              </w:rPr>
              <w:t xml:space="preserve">Якщо показник розбіжності перевищує критичне значення 20%, то:</w:t>
            </w:r>
          </w:p>
          <w:p w:rsidR="00000000" w:rsidDel="00000000" w:rsidP="00000000" w:rsidRDefault="00000000" w:rsidRPr="00000000" w14:paraId="0000016B">
            <w:pPr>
              <w:numPr>
                <w:ilvl w:val="0"/>
                <w:numId w:val="7"/>
              </w:numPr>
              <w:pBdr>
                <w:top w:color="000000" w:space="0" w:sz="0" w:val="none"/>
                <w:left w:color="000000" w:space="0" w:sz="0" w:val="none"/>
                <w:bottom w:color="000000" w:space="0" w:sz="0" w:val="none"/>
                <w:right w:color="000000" w:space="0" w:sz="0" w:val="none"/>
                <w:between w:color="000000" w:space="0" w:sz="0" w:val="none"/>
              </w:pBdr>
              <w:ind w:left="527" w:hanging="357"/>
              <w:rPr/>
            </w:pPr>
            <w:r w:rsidDel="00000000" w:rsidR="00000000" w:rsidRPr="00000000">
              <w:rPr>
                <w:rtl w:val="0"/>
              </w:rPr>
              <w:t xml:space="preserve">кожен з членів панелі </w:t>
            </w:r>
            <m:oMath>
              <m:r>
                <w:rPr>
                  <w:rFonts w:ascii="Cambria Math" w:cs="Cambria Math" w:eastAsia="Cambria Math" w:hAnsi="Cambria Math"/>
                </w:rPr>
                <m:t xml:space="preserve">(j=1, …, N</m:t>
              </m:r>
            </m:oMath>
            <w:r w:rsidDel="00000000" w:rsidR="00000000" w:rsidRPr="00000000">
              <w:rPr>
                <w:rtl w:val="0"/>
              </w:rPr>
              <w:t xml:space="preserve">, де </w:t>
            </w:r>
            <m:oMath>
              <m:r>
                <w:rPr>
                  <w:rFonts w:ascii="Cambria Math" w:cs="Cambria Math" w:eastAsia="Cambria Math" w:hAnsi="Cambria Math"/>
                </w:rPr>
                <m:t xml:space="preserve">N</m:t>
              </m:r>
            </m:oMath>
            <w:r w:rsidDel="00000000" w:rsidR="00000000" w:rsidRPr="00000000">
              <w:rPr>
                <w:rtl w:val="0"/>
              </w:rPr>
              <w:t xml:space="preserve"> – число членів панелі) визначає ступінь обґрунтованості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r>
                <w:rPr>
                  <w:rFonts w:ascii="Cambria Math" w:cs="Cambria Math" w:eastAsia="Cambria Math" w:hAnsi="Cambria Math"/>
                </w:rPr>
                <m:t xml:space="preserve"> </m:t>
              </m:r>
            </m:oMath>
            <w:r w:rsidDel="00000000" w:rsidR="00000000" w:rsidRPr="00000000">
              <w:rPr>
                <w:rtl w:val="0"/>
              </w:rPr>
              <w:t xml:space="preserve">кожної з експертних оцінок </w:t>
            </w:r>
            <m:oMath>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i</m:t>
                  </m:r>
                </m:sub>
              </m:sSub>
            </m:oMath>
            <w:r w:rsidDel="00000000" w:rsidR="00000000" w:rsidRPr="00000000">
              <w:rPr>
                <w:rtl w:val="0"/>
              </w:rPr>
              <w:t xml:space="preserve"> , </w:t>
            </w:r>
            <m:oMath>
              <m:r>
                <w:rPr>
                  <w:rFonts w:ascii="Cambria Math" w:cs="Cambria Math" w:eastAsia="Cambria Math" w:hAnsi="Cambria Math"/>
                </w:rPr>
                <m:t xml:space="preserve">i=1,…,3 </m:t>
              </m:r>
            </m:oMath>
            <w:r w:rsidDel="00000000" w:rsidR="00000000" w:rsidRPr="00000000">
              <w:rPr>
                <w:rtl w:val="0"/>
              </w:rPr>
              <w:t xml:space="preserve">у балах від 1 (погана) до 5 (добра);</w:t>
            </w:r>
          </w:p>
          <w:p w:rsidR="00000000" w:rsidDel="00000000" w:rsidP="00000000" w:rsidRDefault="00000000" w:rsidRPr="00000000" w14:paraId="0000016C">
            <w:pPr>
              <w:numPr>
                <w:ilvl w:val="0"/>
                <w:numId w:val="7"/>
              </w:numPr>
              <w:pBdr>
                <w:top w:color="000000" w:space="0" w:sz="0" w:val="none"/>
                <w:left w:color="000000" w:space="0" w:sz="0" w:val="none"/>
                <w:bottom w:color="000000" w:space="0" w:sz="0" w:val="none"/>
                <w:right w:color="000000" w:space="0" w:sz="0" w:val="none"/>
                <w:between w:color="000000" w:space="0" w:sz="0" w:val="none"/>
              </w:pBdr>
              <w:ind w:left="527" w:hanging="357"/>
              <w:rPr/>
            </w:pPr>
            <w:r w:rsidDel="00000000" w:rsidR="00000000" w:rsidRPr="00000000">
              <w:rPr>
                <w:rtl w:val="0"/>
              </w:rPr>
              <w:t xml:space="preserve">підсумкова чисельна оцінка заявки вираховується як зважене середнє</w:t>
            </w:r>
            <w:r w:rsidDel="00000000" w:rsidR="00000000" w:rsidRPr="00000000">
              <w:rPr>
                <w:color w:val="222222"/>
                <w:rtl w:val="0"/>
              </w:rPr>
              <w:t xml:space="preserve"> </w:t>
            </w:r>
            <w:r w:rsidDel="00000000" w:rsidR="00000000" w:rsidRPr="00000000">
              <w:rPr>
                <w:rtl w:val="0"/>
              </w:rPr>
              <w:t xml:space="preserve">оцінок експертів:</w:t>
            </w:r>
          </w:p>
          <w:p w:rsidR="00000000" w:rsidDel="00000000" w:rsidP="00000000" w:rsidRDefault="00000000" w:rsidRPr="00000000" w14:paraId="0000016D">
            <w:pPr>
              <w:ind w:left="1440" w:firstLine="0"/>
              <w:jc w:val="center"/>
              <w:rPr/>
            </w:pPr>
            <m:oMath>
              <m:r>
                <w:rPr>
                  <w:rFonts w:ascii="Cambria Math" w:cs="Cambria Math" w:eastAsia="Cambria Math" w:hAnsi="Cambria Math"/>
                </w:rPr>
                <m:t xml:space="preserve">S=</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3</m:t>
                  </m:r>
                </m:sub>
              </m:sSub>
            </m:oMath>
            <w:r w:rsidDel="00000000" w:rsidR="00000000" w:rsidRPr="00000000">
              <w:rPr>
                <w:color w:val="222222"/>
                <w:rtl w:val="0"/>
              </w:rPr>
              <w:t xml:space="preserve">,</w:t>
            </w:r>
            <w:r w:rsidDel="00000000" w:rsidR="00000000" w:rsidRPr="00000000">
              <w:rPr>
                <w:rtl w:val="0"/>
              </w:rPr>
            </w:r>
          </w:p>
          <w:p w:rsidR="00000000" w:rsidDel="00000000" w:rsidP="00000000" w:rsidRDefault="00000000" w:rsidRPr="00000000" w14:paraId="0000016E">
            <w:pPr>
              <w:ind w:left="527" w:firstLine="0"/>
              <w:rPr/>
            </w:pPr>
            <w:r w:rsidDel="00000000" w:rsidR="00000000" w:rsidRPr="00000000">
              <w:rPr>
                <w:rtl w:val="0"/>
              </w:rPr>
              <w:t xml:space="preserve">де</w:t>
            </w:r>
          </w:p>
          <w:p w:rsidR="00000000" w:rsidDel="00000000" w:rsidP="00000000" w:rsidRDefault="00000000" w:rsidRPr="00000000" w14:paraId="0000016F">
            <w:pPr>
              <w:jc w:val="center"/>
              <w:rPr>
                <w:rFonts w:ascii="Cambria Math" w:cs="Cambria Math" w:eastAsia="Cambria Math" w:hAnsi="Cambria Math"/>
              </w:rPr>
            </w:pPr>
            <m:oMath>
              <m:sSub>
                <m:sSubPr>
                  <m:ctrlPr>
                    <w:rPr>
                      <w:rFonts w:ascii="Cambria Math" w:cs="Cambria Math" w:eastAsia="Cambria Math" w:hAnsi="Cambria Math"/>
                      <w:color w:val="222222"/>
                    </w:rPr>
                  </m:ctrlPr>
                </m:sSubPr>
                <m:e>
                  <m:r>
                    <m:t>β</m:t>
                  </m:r>
                </m:e>
                <m:sub>
                  <m:r>
                    <w:rPr>
                      <w:rFonts w:ascii="Cambria Math" w:cs="Cambria Math" w:eastAsia="Cambria Math" w:hAnsi="Cambria Math"/>
                      <w:color w:val="222222"/>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3</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den>
              </m:f>
              <m:r>
                <w:rPr>
                  <w:rFonts w:ascii="Cambria Math" w:cs="Cambria Math" w:eastAsia="Cambria Math" w:hAnsi="Cambria Math"/>
                </w:rPr>
                <m:t xml:space="preserve">,    i=1,2,3.</m:t>
              </m:r>
            </m:oMath>
            <w:r w:rsidDel="00000000" w:rsidR="00000000" w:rsidRPr="00000000">
              <w:rPr>
                <w:rtl w:val="0"/>
              </w:rPr>
            </w:r>
          </w:p>
          <w:p w:rsidR="00000000" w:rsidDel="00000000" w:rsidP="00000000" w:rsidRDefault="00000000" w:rsidRPr="00000000" w14:paraId="00000170">
            <w:pPr>
              <w:tabs>
                <w:tab w:val="left" w:pos="1134"/>
              </w:tabs>
              <w:spacing w:after="200" w:lineRule="auto"/>
              <w:jc w:val="both"/>
              <w:rPr>
                <w:b w:val="1"/>
              </w:rPr>
            </w:pPr>
            <w:r w:rsidDel="00000000" w:rsidR="00000000" w:rsidRPr="00000000">
              <w:rPr>
                <w:rtl w:val="0"/>
              </w:rPr>
              <w:t xml:space="preserve">Порядок пріоритетності та коефіцієнтів окремих критеріїв - див. п. VIII Умов.</w:t>
            </w: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tc>
        <w:tc>
          <w:tcPr/>
          <w:p w:rsidR="00000000" w:rsidDel="00000000" w:rsidP="00000000" w:rsidRDefault="00000000" w:rsidRPr="00000000" w14:paraId="00000172">
            <w:pPr>
              <w:rPr>
                <w:sz w:val="24"/>
                <w:szCs w:val="24"/>
              </w:rPr>
            </w:pPr>
            <w:r w:rsidDel="00000000" w:rsidR="00000000" w:rsidRPr="00000000">
              <w:rPr>
                <w:rtl w:val="0"/>
              </w:rPr>
              <w:t xml:space="preserve">The selection of projects is carried out in accordance with the procedure specified in the </w:t>
            </w:r>
            <w:r w:rsidDel="00000000" w:rsidR="00000000" w:rsidRPr="00000000">
              <w:rPr>
                <w:i w:val="1"/>
                <w:color w:val="1155cc"/>
                <w:u w:val="single"/>
                <w:rtl w:val="0"/>
              </w:rPr>
              <w:t xml:space="preserve">Procedure for consideration and examination of projects for research and development submitted to the National Research Foundation of Ukraine for participation in call selections</w:t>
            </w:r>
            <w:r w:rsidDel="00000000" w:rsidR="00000000" w:rsidRPr="00000000">
              <w:rPr>
                <w:rtl w:val="0"/>
              </w:rPr>
              <w:t xml:space="preserve">, approved by the Scientific Council of the National Research Foundation of Ukraine </w:t>
            </w:r>
            <w:r w:rsidDel="00000000" w:rsidR="00000000" w:rsidRPr="00000000">
              <w:rPr>
                <w:sz w:val="24"/>
                <w:szCs w:val="24"/>
                <w:rtl w:val="0"/>
              </w:rPr>
              <w:t xml:space="preserve">(Minutes of the meeting № 25 of June 29, 2021).  </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Algorithm for forming the final numerical evaluation </w:t>
            </w:r>
            <w:r w:rsidDel="00000000" w:rsidR="00000000" w:rsidRPr="00000000">
              <w:rPr>
                <w:b w:val="1"/>
                <w:sz w:val="24"/>
                <w:szCs w:val="24"/>
                <w:rtl w:val="0"/>
              </w:rPr>
              <w:t xml:space="preserve">(rating score) </w:t>
            </w:r>
            <w:r w:rsidDel="00000000" w:rsidR="00000000" w:rsidRPr="00000000">
              <w:rPr>
                <w:b w:val="1"/>
                <w:sz w:val="24"/>
                <w:szCs w:val="24"/>
                <w:rtl w:val="0"/>
              </w:rPr>
              <w:t xml:space="preserve">of applications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Curators analyze the set of expert opinions on the project and report on the results on the Panel meeting. For each project, the indicator R of the discrepancy of the scores S_1, S_2 and S_3, given by three experts: ,</w:t>
            </w:r>
          </w:p>
          <w:p w:rsidR="00000000" w:rsidDel="00000000" w:rsidP="00000000" w:rsidRDefault="00000000" w:rsidRPr="00000000" w14:paraId="00000177">
            <w:pPr>
              <w:rPr>
                <w:i w:val="1"/>
                <w:color w:val="222222"/>
              </w:rPr>
            </w:pPr>
            <w:r w:rsidDel="00000000" w:rsidR="00000000" w:rsidRPr="00000000">
              <w:rPr>
                <w:b w:val="1"/>
                <w:sz w:val="24"/>
                <w:szCs w:val="24"/>
                <w:rtl w:val="0"/>
              </w:rPr>
              <w:t xml:space="preserve"> </w:t>
            </w:r>
            <m:oMath>
              <m:r>
                <w:rPr>
                  <w:color w:val="222222"/>
                </w:rPr>
                <m:t xml:space="preserve">                                                         </m:t>
              </m:r>
              <m:r>
                <w:rPr>
                  <w:rFonts w:ascii="Cambria Math" w:cs="Cambria Math" w:eastAsia="Cambria Math" w:hAnsi="Cambria Math"/>
                  <w:color w:val="222222"/>
                </w:rPr>
                <m:t xml:space="preserve">R=</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SD</m:t>
                  </m:r>
                </m:num>
                <m:den>
                  <m:r>
                    <w:rPr>
                      <w:rFonts w:ascii="Cambria Math" w:cs="Cambria Math" w:eastAsia="Cambria Math" w:hAnsi="Cambria Math"/>
                      <w:color w:val="222222"/>
                    </w:rPr>
                    <m:t xml:space="preserve">S</m:t>
                  </m:r>
                </m:den>
              </m:f>
              <m:r>
                <w:rPr>
                  <w:rFonts w:ascii="Cambria Math" w:cs="Cambria Math" w:eastAsia="Cambria Math" w:hAnsi="Cambria Math"/>
                  <w:color w:val="222222"/>
                </w:rPr>
                <m:t xml:space="preserve">∙100%</m:t>
              </m:r>
            </m:oMath>
            <w:r w:rsidDel="00000000" w:rsidR="00000000" w:rsidRPr="00000000">
              <w:rPr>
                <w:i w:val="1"/>
                <w:color w:val="222222"/>
                <w:rtl w:val="0"/>
              </w:rPr>
              <w:t xml:space="preserve">,</w:t>
            </w:r>
          </w:p>
          <w:p w:rsidR="00000000" w:rsidDel="00000000" w:rsidP="00000000" w:rsidRDefault="00000000" w:rsidRPr="00000000" w14:paraId="00000178">
            <w:pPr>
              <w:rPr/>
            </w:pPr>
            <w:r w:rsidDel="00000000" w:rsidR="00000000" w:rsidRPr="00000000">
              <w:rPr>
                <w:rtl w:val="0"/>
              </w:rPr>
              <w:t xml:space="preserve">where  - the arithmetic mean of the score, i.e.</w:t>
            </w:r>
          </w:p>
          <w:p w:rsidR="00000000" w:rsidDel="00000000" w:rsidP="00000000" w:rsidRDefault="00000000" w:rsidRPr="00000000" w14:paraId="00000179">
            <w:pPr>
              <w:rPr/>
            </w:pPr>
            <w:r w:rsidDel="00000000" w:rsidR="00000000" w:rsidRPr="00000000">
              <w:rPr>
                <w:rtl w:val="0"/>
              </w:rPr>
              <w:t xml:space="preserve"> </w:t>
            </w:r>
            <m:oMath>
              <m:r>
                <w:rPr>
                  <w:color w:val="222222"/>
                </w:rPr>
                <m:t xml:space="preserve">                                                            </m:t>
              </m:r>
              <m:r>
                <w:rPr>
                  <w:rFonts w:ascii="Cambria Math" w:cs="Cambria Math" w:eastAsia="Cambria Math" w:hAnsi="Cambria Math"/>
                </w:rPr>
                <m:t xml:space="preserve">S=</m:t>
              </m:r>
              <m:f>
                <m:fPr>
                  <m:ctrlPr>
                    <w:rPr>
                      <w:rFonts w:ascii="Cambria Math" w:cs="Cambria Math" w:eastAsia="Cambria Math" w:hAnsi="Cambria Math"/>
                    </w:rPr>
                  </m:ctrlPr>
                </m:fPr>
                <m:num>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num>
                <m:den>
                  <m:r>
                    <w:rPr>
                      <w:rFonts w:ascii="Cambria Math" w:cs="Cambria Math" w:eastAsia="Cambria Math" w:hAnsi="Cambria Math"/>
                    </w:rPr>
                    <m:t xml:space="preserve">3</m:t>
                  </m:r>
                </m:den>
              </m:f>
            </m:oMath>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SD - standard deviation:</w:t>
            </w:r>
          </w:p>
          <w:p w:rsidR="00000000" w:rsidDel="00000000" w:rsidP="00000000" w:rsidRDefault="00000000" w:rsidRPr="00000000" w14:paraId="0000017C">
            <w:pPr>
              <w:shd w:fill="ffffff" w:val="clear"/>
              <w:jc w:val="center"/>
              <w:rPr/>
            </w:pPr>
            <m:oMath>
              <m:r>
                <w:rPr>
                  <w:rFonts w:ascii="Cambria Math" w:cs="Cambria Math" w:eastAsia="Cambria Math" w:hAnsi="Cambria Math"/>
                </w:rPr>
                <m:t xml:space="preserve">SD=</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r>
                        <w:rPr>
                          <w:rFonts w:ascii="Cambria Math" w:cs="Cambria Math" w:eastAsia="Cambria Math" w:hAnsi="Cambria Math"/>
                          <w:color w:val="222222"/>
                        </w:rPr>
                        <m:t xml:space="preserve">+</m:t>
                      </m:r>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r>
                        <w:rPr>
                          <w:rFonts w:ascii="Cambria Math" w:cs="Cambria Math" w:eastAsia="Cambria Math" w:hAnsi="Cambria Math"/>
                          <w:color w:val="222222"/>
                        </w:rPr>
                        <m:t xml:space="preserve">+</m:t>
                      </m:r>
                      <m:sSup>
                        <m:sSupPr>
                          <m:ctrlPr>
                            <w:rPr>
                              <w:rFonts w:ascii="Cambria Math" w:cs="Cambria Math" w:eastAsia="Cambria Math" w:hAnsi="Cambria Math"/>
                              <w:color w:val="222222"/>
                            </w:rPr>
                          </m:ctrlPr>
                        </m:sSupPr>
                        <m:e>
                          <m:r>
                            <w:rPr>
                              <w:rFonts w:ascii="Cambria Math" w:cs="Cambria Math" w:eastAsia="Cambria Math" w:hAnsi="Cambria Math"/>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r>
                            <w:rPr>
                              <w:rFonts w:ascii="Cambria Math" w:cs="Cambria Math" w:eastAsia="Cambria Math" w:hAnsi="Cambria Math"/>
                              <w:color w:val="222222"/>
                            </w:rPr>
                            <m:t xml:space="preserve">-S)</m:t>
                          </m:r>
                        </m:e>
                        <m:sup>
                          <m:r>
                            <w:rPr>
                              <w:rFonts w:ascii="Cambria Math" w:cs="Cambria Math" w:eastAsia="Cambria Math" w:hAnsi="Cambria Math"/>
                              <w:color w:val="222222"/>
                            </w:rPr>
                            <m:t xml:space="preserve">2</m:t>
                          </m:r>
                        </m:sup>
                      </m:sSup>
                    </m:num>
                    <m:den>
                      <m:r>
                        <w:rPr>
                          <w:rFonts w:ascii="Cambria Math" w:cs="Cambria Math" w:eastAsia="Cambria Math" w:hAnsi="Cambria Math"/>
                        </w:rPr>
                        <m:t xml:space="preserve">3</m:t>
                      </m:r>
                    </m:den>
                  </m:f>
                </m:e>
              </m:rad>
            </m:oMath>
            <w:r w:rsidDel="00000000" w:rsidR="00000000" w:rsidRPr="00000000">
              <w:rPr>
                <w:rtl w:val="0"/>
              </w:rPr>
              <w:t xml:space="preserve"> .</w:t>
            </w:r>
          </w:p>
          <w:p w:rsidR="00000000" w:rsidDel="00000000" w:rsidP="00000000" w:rsidRDefault="00000000" w:rsidRPr="00000000" w14:paraId="0000017D">
            <w:pPr>
              <w:numPr>
                <w:ilvl w:val="0"/>
                <w:numId w:val="35"/>
              </w:numPr>
              <w:ind w:left="720" w:hanging="360"/>
              <w:rPr/>
            </w:pPr>
            <w:r w:rsidDel="00000000" w:rsidR="00000000" w:rsidRPr="00000000">
              <w:rPr>
                <w:rtl w:val="0"/>
              </w:rPr>
              <w:t xml:space="preserve">If the discrepancy index R does not exceed the critical value of 20%, the final numerical score of the application is defined as the arithmetic mean S of the expert scores.</w:t>
            </w:r>
          </w:p>
          <w:p w:rsidR="00000000" w:rsidDel="00000000" w:rsidP="00000000" w:rsidRDefault="00000000" w:rsidRPr="00000000" w14:paraId="0000017E">
            <w:pPr>
              <w:rPr/>
            </w:pPr>
            <w:r w:rsidDel="00000000" w:rsidR="00000000" w:rsidRPr="00000000">
              <w:rPr>
                <w:rtl w:val="0"/>
              </w:rPr>
              <w:t xml:space="preserve">2. </w:t>
              <w:tab/>
              <w:t xml:space="preserve">If the discrepancy rate exceeds the critical value of 20%, then:</w:t>
            </w:r>
          </w:p>
          <w:p w:rsidR="00000000" w:rsidDel="00000000" w:rsidP="00000000" w:rsidRDefault="00000000" w:rsidRPr="00000000" w14:paraId="0000017F">
            <w:pPr>
              <w:rPr/>
            </w:pPr>
            <w:r w:rsidDel="00000000" w:rsidR="00000000" w:rsidRPr="00000000">
              <w:rPr>
                <w:rtl w:val="0"/>
              </w:rPr>
              <w:t xml:space="preserve">a)   each member of the panel,  </w:t>
            </w:r>
          </w:p>
          <w:p w:rsidR="00000000" w:rsidDel="00000000" w:rsidP="00000000" w:rsidRDefault="00000000" w:rsidRPr="00000000" w14:paraId="00000180">
            <w:pPr>
              <w:rPr/>
            </w:pPr>
            <m:oMath>
              <m:r>
                <w:rPr>
                  <w:rFonts w:ascii="Cambria Math" w:cs="Cambria Math" w:eastAsia="Cambria Math" w:hAnsi="Cambria Math"/>
                </w:rPr>
                <m:t xml:space="preserve">(j=1, …, N</m:t>
              </m:r>
            </m:oMath>
            <w:r w:rsidDel="00000000" w:rsidR="00000000" w:rsidRPr="00000000">
              <w:rPr>
                <w:rFonts w:ascii="Cambria Math" w:cs="Cambria Math" w:eastAsia="Cambria Math" w:hAnsi="Cambria Math"/>
                <w:rtl w:val="0"/>
              </w:rPr>
              <w:t xml:space="preserve">, </w:t>
            </w:r>
            <w:r w:rsidDel="00000000" w:rsidR="00000000" w:rsidRPr="00000000">
              <w:rPr>
                <w:rtl w:val="0"/>
              </w:rPr>
              <w:t xml:space="preserve">where N  – number of panel members) determines the degree of validity of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r>
                <w:rPr>
                  <w:rFonts w:ascii="Cambria Math" w:cs="Cambria Math" w:eastAsia="Cambria Math" w:hAnsi="Cambria Math"/>
                </w:rPr>
                <m:t xml:space="preserve"> </m:t>
              </m:r>
            </m:oMath>
            <w:r w:rsidDel="00000000" w:rsidR="00000000" w:rsidRPr="00000000">
              <w:rPr>
                <w:rFonts w:ascii="Cambria Math" w:cs="Cambria Math" w:eastAsia="Cambria Math" w:hAnsi="Cambria Math"/>
                <w:rtl w:val="0"/>
              </w:rPr>
              <w:t xml:space="preserve"> of </w:t>
            </w:r>
            <w:r w:rsidDel="00000000" w:rsidR="00000000" w:rsidRPr="00000000">
              <w:rPr>
                <w:rtl w:val="0"/>
              </w:rPr>
              <w:t xml:space="preserve">each of the expert assessments , in points from 1 (bad) to 5 (good);</w:t>
            </w:r>
          </w:p>
          <w:p w:rsidR="00000000" w:rsidDel="00000000" w:rsidP="00000000" w:rsidRDefault="00000000" w:rsidRPr="00000000" w14:paraId="00000181">
            <w:pPr>
              <w:rPr/>
            </w:pPr>
            <w:r w:rsidDel="00000000" w:rsidR="00000000" w:rsidRPr="00000000">
              <w:rPr>
                <w:rtl w:val="0"/>
              </w:rPr>
              <w:t xml:space="preserve">b)</w:t>
              <w:tab/>
              <w:t xml:space="preserve">the final rating score of the application is calculated as the weighted average of the expert scores:</w:t>
            </w:r>
          </w:p>
          <w:p w:rsidR="00000000" w:rsidDel="00000000" w:rsidP="00000000" w:rsidRDefault="00000000" w:rsidRPr="00000000" w14:paraId="00000182">
            <w:pPr>
              <w:rPr/>
            </w:pPr>
            <w:r w:rsidDel="00000000" w:rsidR="00000000" w:rsidRPr="00000000">
              <w:rPr>
                <w:rtl w:val="0"/>
              </w:rPr>
              <w:t xml:space="preserve">                                                      </w:t>
            </w:r>
            <m:oMath>
              <m:r>
                <w:rPr>
                  <w:rFonts w:ascii="Cambria Math" w:cs="Cambria Math" w:eastAsia="Cambria Math" w:hAnsi="Cambria Math"/>
                </w:rPr>
                <m:t xml:space="preserve">S=</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1</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1</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2</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2</m:t>
                  </m:r>
                </m:sub>
              </m:sSub>
              <m:r>
                <w:rPr>
                  <w:rFonts w:ascii="Cambria Math" w:cs="Cambria Math" w:eastAsia="Cambria Math" w:hAnsi="Cambria Math"/>
                  <w:color w:val="222222"/>
                </w:rPr>
                <m:t xml:space="preserve">+</m:t>
              </m:r>
              <m:sSub>
                <m:sSubPr>
                  <m:ctrlPr>
                    <w:rPr>
                      <w:rFonts w:ascii="Cambria Math" w:cs="Cambria Math" w:eastAsia="Cambria Math" w:hAnsi="Cambria Math"/>
                      <w:color w:val="222222"/>
                    </w:rPr>
                  </m:ctrlPr>
                </m:sSubPr>
                <m:e>
                  <m:r>
                    <w:rPr>
                      <w:rFonts w:ascii="Cambria Math" w:cs="Cambria Math" w:eastAsia="Cambria Math" w:hAnsi="Cambria Math"/>
                      <w:color w:val="222222"/>
                    </w:rPr>
                    <m:t xml:space="preserve">S</m:t>
                  </m:r>
                </m:e>
                <m:sub>
                  <m:r>
                    <w:rPr>
                      <w:rFonts w:ascii="Cambria Math" w:cs="Cambria Math" w:eastAsia="Cambria Math" w:hAnsi="Cambria Math"/>
                      <w:color w:val="222222"/>
                    </w:rPr>
                    <m:t xml:space="preserve">3</m:t>
                  </m:r>
                </m:sub>
              </m:sSub>
              <m:sSub>
                <m:sSubPr>
                  <m:ctrlPr>
                    <w:rPr>
                      <w:rFonts w:ascii="Cambria Math" w:cs="Cambria Math" w:eastAsia="Cambria Math" w:hAnsi="Cambria Math"/>
                      <w:color w:val="222222"/>
                    </w:rPr>
                  </m:ctrlPr>
                </m:sSubPr>
                <m:e>
                  <m:r>
                    <w:rPr>
                      <w:rFonts w:ascii="Cambria Math" w:cs="Cambria Math" w:eastAsia="Cambria Math" w:hAnsi="Cambria Math"/>
                      <w:color w:val="222222"/>
                    </w:rPr>
                    <m:t>β</m:t>
                  </m:r>
                </m:e>
                <m:sub>
                  <m:r>
                    <w:rPr>
                      <w:rFonts w:ascii="Cambria Math" w:cs="Cambria Math" w:eastAsia="Cambria Math" w:hAnsi="Cambria Math"/>
                      <w:color w:val="222222"/>
                    </w:rPr>
                    <m:t xml:space="preserve">3</m:t>
                  </m:r>
                </m:sub>
              </m:sSub>
            </m:oMath>
            <w:r w:rsidDel="00000000" w:rsidR="00000000" w:rsidRPr="00000000">
              <w:rPr>
                <w:color w:val="222222"/>
                <w:rtl w:val="0"/>
              </w:rPr>
              <w:t xml:space="preserve">,</w:t>
            </w:r>
            <w:r w:rsidDel="00000000" w:rsidR="00000000" w:rsidRPr="00000000">
              <w:rPr>
                <w:rtl w:val="0"/>
              </w:rPr>
              <w:t xml:space="preserve">     </w:t>
              <w:tab/>
              <w:t xml:space="preserve">,</w:t>
            </w:r>
          </w:p>
          <w:p w:rsidR="00000000" w:rsidDel="00000000" w:rsidP="00000000" w:rsidRDefault="00000000" w:rsidRPr="00000000" w14:paraId="00000183">
            <w:pPr>
              <w:rPr/>
            </w:pPr>
            <w:r w:rsidDel="00000000" w:rsidR="00000000" w:rsidRPr="00000000">
              <w:rPr>
                <w:rtl w:val="0"/>
              </w:rPr>
              <w:t xml:space="preserve">where</w:t>
            </w:r>
          </w:p>
          <w:p w:rsidR="00000000" w:rsidDel="00000000" w:rsidP="00000000" w:rsidRDefault="00000000" w:rsidRPr="00000000" w14:paraId="00000184">
            <w:pPr>
              <w:jc w:val="center"/>
              <w:rPr/>
            </w:pPr>
            <m:oMath>
              <m:sSub>
                <m:sSubPr>
                  <m:ctrlPr>
                    <w:rPr>
                      <w:rFonts w:ascii="Cambria Math" w:cs="Cambria Math" w:eastAsia="Cambria Math" w:hAnsi="Cambria Math"/>
                      <w:color w:val="222222"/>
                    </w:rPr>
                  </m:ctrlPr>
                </m:sSubPr>
                <m:e>
                  <m:r>
                    <m:t>β</m:t>
                  </m:r>
                </m:e>
                <m:sub>
                  <m:r>
                    <w:rPr>
                      <w:rFonts w:ascii="Cambria Math" w:cs="Cambria Math" w:eastAsia="Cambria Math" w:hAnsi="Cambria Math"/>
                      <w:color w:val="222222"/>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3</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ij</m:t>
                      </m:r>
                    </m:sub>
                  </m:sSub>
                </m:den>
              </m:f>
              <m:r>
                <w:rPr>
                  <w:rFonts w:ascii="Cambria Math" w:cs="Cambria Math" w:eastAsia="Cambria Math" w:hAnsi="Cambria Math"/>
                </w:rPr>
                <m:t xml:space="preserve">,    i=1,2,3.</m:t>
              </m:r>
            </m:oMath>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order of priority and coefficients of individual criteria - see § VIII of the Terms.</w:t>
            </w:r>
          </w:p>
          <w:p w:rsidR="00000000" w:rsidDel="00000000" w:rsidP="00000000" w:rsidRDefault="00000000" w:rsidRPr="00000000" w14:paraId="00000186">
            <w:pPr>
              <w:rPr>
                <w:i w:val="1"/>
                <w:color w:val="222222"/>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УМОВИ, ЧАС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МІСЦЕ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ПРОВЕДЕННЯ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IV. CONDITIONS, TIME AND PLACE OF THE CALL </w:t>
            </w:r>
          </w:p>
        </w:tc>
      </w:tr>
      <w:tr>
        <w:trPr>
          <w:cantSplit w:val="0"/>
          <w:tblHeader w:val="0"/>
        </w:trPr>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Умови конкурсу зазначаються в усіх</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пунктах цього докумен</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т</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дотримання яких є обов’язковим.</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Конкурс проводиться  з</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01.10</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.2021 року до </w:t>
            </w:r>
            <w:r w:rsidDel="00000000" w:rsidR="00000000" w:rsidRPr="00000000">
              <w:rPr>
                <w:sz w:val="24"/>
                <w:szCs w:val="24"/>
                <w:rtl w:val="0"/>
              </w:rPr>
              <w:t xml:space="preserve">07.04</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.2022 року.</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Місце проведення конкурсу</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 Київ, вул. Бориса Грінченка, 1</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The terms of the call are specified in all paragraphs of this document, compliance with which is mandatory.</w:t>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The call is held </w:t>
            </w:r>
            <w:r w:rsidDel="00000000" w:rsidR="00000000" w:rsidRPr="00000000">
              <w:rPr>
                <w:sz w:val="24"/>
                <w:szCs w:val="24"/>
                <w:rtl w:val="0"/>
              </w:rPr>
              <w:t xml:space="preserve">01.10.2021 to 07.04.2022.</w:t>
            </w:r>
          </w:p>
          <w:p w:rsidR="00000000" w:rsidDel="00000000" w:rsidP="00000000" w:rsidRDefault="00000000" w:rsidRPr="00000000" w14:paraId="00000192">
            <w:pPr>
              <w:jc w:val="both"/>
              <w:rPr/>
            </w:pPr>
            <w:r w:rsidDel="00000000" w:rsidR="00000000" w:rsidRPr="00000000">
              <w:rPr>
                <w:sz w:val="24"/>
                <w:szCs w:val="24"/>
                <w:rtl w:val="0"/>
              </w:rPr>
              <w:t xml:space="preserve">Venue of the call: Kyiv, street Borys Hrinchenko, 1</w:t>
            </w:r>
            <w:r w:rsidDel="00000000" w:rsidR="00000000" w:rsidRPr="00000000">
              <w:rPr>
                <w:rtl w:val="0"/>
              </w:rPr>
              <w:t xml:space="preserve"> </w:t>
            </w:r>
          </w:p>
        </w:tc>
      </w:tr>
      <w:tr>
        <w:trPr>
          <w:cantSplit w:val="0"/>
          <w:tblHeader w:val="0"/>
        </w:trPr>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ПРОЦЕДУРА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ПРИЙМАННЯ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(ОДЕРЖАННЯ), РЕЄСТРАЦІЇ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ПОПЕРЕДНЬОГО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РОЗГЛЯДУ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ЗАЯВОК</w:t>
            </w:r>
          </w:p>
        </w:tc>
        <w:tc>
          <w:tcPr/>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V. PROCEDURE FOR ACCEPTANCE (RECEIPT), REGISTRATION AND PRELIMINARY CONSIDERATION OF APPLICATIONS</w:t>
            </w:r>
          </w:p>
          <w:p w:rsidR="00000000" w:rsidDel="00000000" w:rsidP="00000000" w:rsidRDefault="00000000" w:rsidRPr="00000000" w14:paraId="00000195">
            <w:pPr>
              <w:jc w:val="both"/>
              <w:rPr/>
            </w:pPr>
            <w:r w:rsidDel="00000000" w:rsidR="00000000" w:rsidRPr="00000000">
              <w:rPr>
                <w:rtl w:val="0"/>
              </w:rPr>
            </w:r>
          </w:p>
        </w:tc>
      </w:tr>
      <w:tr>
        <w:trPr>
          <w:cantSplit w:val="0"/>
          <w:tblHeader w:val="0"/>
        </w:trPr>
        <w:tc>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Документи подаються в електронній формі шляхом заповнення заявки на одержання грантової підтримки на офіційному веб-сайті Фонду (https://nrfu.org.ua) українською та англійською мовою (з використанням автоматизованої системи “Конкурси проєктів НФДУ”).</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Заміна або внесення уточнень до поданих документів учасником конкурсу після закінчення терміну подання заявки не допускаються.</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подання заявки науковий керівник та виконавці проєкту мають пройти процедуру попередньої реєстрації на офіційному веб-сайті Фонду. Ідентифікація особи, яка подає заявку, здійснюється під час реєстрації шляхом використання кваліфікованого електронного підпису (КЕП).</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Учасник конкурсу має право відкликати заявку до закінчення кінцевого терміну її подання, про що науковий керівник проєкту повідомляє комісію конкурсу електронною поштою за адресою </w:t>
            </w:r>
            <w:hyperlink r:id="rId1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support@nrfu.org.ua</w:t>
              </w:r>
            </w:hyperlink>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Попередній розгляд заявки стосовно відповідності вимогам щодо її оформлення, повноти та достовірності поданих відомостей здійснюється комісією конкурсу (за організаційно-технічної підтримки дирекції Фонду) протягом 5 (п’яти) робочих днів після закінчення терміну подання заявок.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Заявка також може бути відхилена при попередньому розгляді на підставі її невідповідності тематичному напряму та меті конкурсу.</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Підстави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відхилення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заявки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формальними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ознаками:</w:t>
            </w:r>
          </w:p>
          <w:p w:rsidR="00000000" w:rsidDel="00000000" w:rsidP="00000000" w:rsidRDefault="00000000" w:rsidRPr="00000000" w14:paraId="000001A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Невідповідність поданого проєкту меті, тематиці чи умовам конкурсу (обґрунтування такої відповідності має бути надано в тексті заявки).</w:t>
            </w:r>
            <w:r w:rsidDel="00000000" w:rsidR="00000000" w:rsidRPr="00000000">
              <w:rPr>
                <w:rtl w:val="0"/>
              </w:rPr>
            </w:r>
          </w:p>
          <w:p w:rsidR="00000000" w:rsidDel="00000000" w:rsidP="00000000" w:rsidRDefault="00000000" w:rsidRPr="00000000" w14:paraId="000001A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Невідповідність поданої учасником конкурсу заявки формі, яка передбачена умовами конкурсу.</w:t>
            </w:r>
            <w:r w:rsidDel="00000000" w:rsidR="00000000" w:rsidRPr="00000000">
              <w:rPr>
                <w:rtl w:val="0"/>
              </w:rPr>
            </w:r>
          </w:p>
          <w:p w:rsidR="00000000" w:rsidDel="00000000" w:rsidP="00000000" w:rsidRDefault="00000000" w:rsidRPr="00000000" w14:paraId="000001A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Учасником конкурсу подано неповний пакет документів або обсяг документів перевищує встановлені вимоги.</w:t>
            </w:r>
            <w:r w:rsidDel="00000000" w:rsidR="00000000" w:rsidRPr="00000000">
              <w:rPr>
                <w:rtl w:val="0"/>
              </w:rPr>
            </w:r>
          </w:p>
          <w:p w:rsidR="00000000" w:rsidDel="00000000" w:rsidP="00000000" w:rsidRDefault="00000000" w:rsidRPr="00000000" w14:paraId="000001A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заявці відсутня передбачена умовами конкурсу інформація.</w:t>
            </w:r>
            <w:r w:rsidDel="00000000" w:rsidR="00000000" w:rsidRPr="00000000">
              <w:rPr>
                <w:rtl w:val="0"/>
              </w:rPr>
            </w:r>
          </w:p>
          <w:p w:rsidR="00000000" w:rsidDel="00000000" w:rsidP="00000000" w:rsidRDefault="00000000" w:rsidRPr="00000000" w14:paraId="000001A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Учасником конкурсу подано недостовірну інформацію.</w:t>
            </w:r>
            <w:r w:rsidDel="00000000" w:rsidR="00000000" w:rsidRPr="00000000">
              <w:rPr>
                <w:rtl w:val="0"/>
              </w:rPr>
            </w:r>
          </w:p>
          <w:p w:rsidR="00000000" w:rsidDel="00000000" w:rsidP="00000000" w:rsidRDefault="00000000" w:rsidRPr="00000000" w14:paraId="000001A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Керівник та/або виконавець проєкту представлений більше ніж в одній заявці, поданій на конкурс.</w:t>
            </w:r>
            <w:r w:rsidDel="00000000" w:rsidR="00000000" w:rsidRPr="00000000">
              <w:rPr>
                <w:rtl w:val="0"/>
              </w:rPr>
            </w:r>
          </w:p>
          <w:p w:rsidR="00000000" w:rsidDel="00000000" w:rsidP="00000000" w:rsidRDefault="00000000" w:rsidRPr="00000000" w14:paraId="000001A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sz w:val="24"/>
                <w:szCs w:val="24"/>
                <w:rtl w:val="0"/>
              </w:rPr>
              <w:t xml:space="preserve">Відсутність або н</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евідповідність техніко-економічного </w:t>
            </w:r>
            <w:r w:rsidDel="00000000" w:rsidR="00000000" w:rsidRPr="00000000">
              <w:rPr>
                <w:sz w:val="24"/>
                <w:szCs w:val="24"/>
                <w:rtl w:val="0"/>
              </w:rPr>
              <w:t xml:space="preserve">обґрунтування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необхідності придбання обладнання та устаткування умовам конкурсу </w:t>
            </w:r>
            <w:r w:rsidDel="00000000" w:rsidR="00000000" w:rsidRPr="00000000">
              <w:rPr>
                <w:sz w:val="24"/>
                <w:szCs w:val="24"/>
                <w:rtl w:val="0"/>
              </w:rPr>
              <w:t xml:space="preserve">(якщо проєктом передбачається придбання обладнання та устаткування вартістю більше 200 тис грн за одиницю).</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Перелік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документів, які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подаються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учасником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із</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заявкою:</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Заявка на одержання грантової підтримки подається в електронному вигляді (українською та англійською мовами) і завіряється електронним цифровим підписом наукового керівника проєкту</w:t>
            </w:r>
            <w:r w:rsidDel="00000000" w:rsidR="00000000" w:rsidRPr="00000000">
              <w:rPr>
                <w:rtl w:val="0"/>
              </w:rPr>
            </w:r>
          </w:p>
          <w:p w:rsidR="00000000" w:rsidDel="00000000" w:rsidP="00000000" w:rsidRDefault="00000000" w:rsidRPr="00000000" w14:paraId="000001AE">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Згода авторів проєкту на його виконання (для чого проставляється відмітка через особистий кабінет виконавця з використанням електронного цифрового підпису)</w:t>
            </w:r>
            <w:r w:rsidDel="00000000" w:rsidR="00000000" w:rsidRPr="00000000">
              <w:rPr>
                <w:rtl w:val="0"/>
              </w:rPr>
            </w:r>
          </w:p>
          <w:p w:rsidR="00000000" w:rsidDel="00000000" w:rsidP="00000000" w:rsidRDefault="00000000" w:rsidRPr="00000000" w14:paraId="000001AF">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Згода керівника організації/установи/підприємства на виконання проєкту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(сканована копія згоди за підписом керівника організації/установи/підприємства у форматі PDF) (українською мовою)*</w:t>
            </w:r>
            <w:r w:rsidDel="00000000" w:rsidR="00000000" w:rsidRPr="00000000">
              <w:rPr>
                <w:rtl w:val="0"/>
              </w:rPr>
            </w:r>
          </w:p>
          <w:p w:rsidR="00000000" w:rsidDel="00000000" w:rsidP="00000000" w:rsidRDefault="00000000" w:rsidRPr="00000000" w14:paraId="000001B0">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Згода керівника організації-субвиконавця на виконання проєкту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(сканована копія згоди за підписом керівника організації/установи/підприємства у форматі PDF) (українською мовою, за умови залучення субвиконавця)*</w:t>
            </w:r>
            <w:r w:rsidDel="00000000" w:rsidR="00000000" w:rsidRPr="00000000">
              <w:rPr>
                <w:rtl w:val="0"/>
              </w:rPr>
            </w:r>
          </w:p>
          <w:p w:rsidR="00000000" w:rsidDel="00000000" w:rsidP="00000000" w:rsidRDefault="00000000" w:rsidRPr="00000000" w14:paraId="000001B1">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Довідка (українською мовою) з місця роботи наукового керівника проєкту </w:t>
            </w:r>
            <w:r w:rsidDel="00000000" w:rsidR="00000000" w:rsidRPr="00000000">
              <w:rPr>
                <w:b w:val="1"/>
                <w:i w:val="0"/>
                <w:smallCaps w:val="0"/>
                <w:strike w:val="0"/>
                <w:color w:val="000000"/>
                <w:sz w:val="24"/>
                <w:szCs w:val="24"/>
                <w:u w:val="none"/>
                <w:shd w:fill="auto" w:val="clear"/>
                <w:vertAlign w:val="baseline"/>
                <w:rtl w:val="0"/>
              </w:rPr>
              <w:t xml:space="preserve">із обов</w:t>
            </w:r>
            <w:r w:rsidDel="00000000" w:rsidR="00000000" w:rsidRPr="00000000">
              <w:rPr>
                <w:b w:val="1"/>
                <w:sz w:val="24"/>
                <w:szCs w:val="24"/>
                <w:rtl w:val="0"/>
              </w:rPr>
              <w:t xml:space="preserve">’язвковим </w:t>
            </w:r>
            <w:r w:rsidDel="00000000" w:rsidR="00000000" w:rsidRPr="00000000">
              <w:rPr>
                <w:b w:val="1"/>
                <w:i w:val="0"/>
                <w:smallCaps w:val="0"/>
                <w:strike w:val="0"/>
                <w:color w:val="000000"/>
                <w:sz w:val="24"/>
                <w:szCs w:val="24"/>
                <w:u w:val="none"/>
                <w:shd w:fill="auto" w:val="clear"/>
                <w:vertAlign w:val="baseline"/>
                <w:rtl w:val="0"/>
              </w:rPr>
              <w:t xml:space="preserve">зазначенням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що керівник проєкту працює </w:t>
            </w:r>
            <w:r w:rsidDel="00000000" w:rsidR="00000000" w:rsidRPr="00000000">
              <w:rPr>
                <w:b w:val="1"/>
                <w:i w:val="0"/>
                <w:smallCaps w:val="0"/>
                <w:strike w:val="0"/>
                <w:color w:val="000000"/>
                <w:sz w:val="24"/>
                <w:szCs w:val="24"/>
                <w:u w:val="none"/>
                <w:shd w:fill="auto" w:val="clear"/>
                <w:vertAlign w:val="baseline"/>
                <w:rtl w:val="0"/>
              </w:rPr>
              <w:t xml:space="preserve">за основним місцем роботи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організації/установі/підприємстві, від імені якої подається заявка (сканована копія згоди за підписом керівника установи в форматі PDF)*</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690" w:right="0" w:hanging="330"/>
              <w:jc w:val="both"/>
              <w:rPr>
                <w:rFonts w:ascii="Times New Roman" w:cs="Times New Roman" w:eastAsia="Times New Roman" w:hAnsi="Times New Roman"/>
                <w:b w:val="0"/>
                <w:i w:val="0"/>
                <w:smallCaps w:val="0"/>
                <w:strike w:val="0"/>
                <w:sz w:val="22"/>
                <w:szCs w:val="22"/>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Заява за підписом керівника учасника конкурсу щодо відповідності учасника конкурсу пункту 5 критеріїв оцінки допустимості державної допомоги суб’єктам господарювання на проведення наукових досліджень, технічний розвиток та інноваційну діяльність</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затверджених постановою Кабінету Міністрів України від 7 лютого 2018 р. № 118 (</w:t>
            </w:r>
            <w:r w:rsidDel="00000000" w:rsidR="00000000" w:rsidRPr="00000000">
              <w:rPr>
                <w:i w:val="0"/>
                <w:smallCaps w:val="0"/>
                <w:strike w:val="0"/>
                <w:color w:val="000000"/>
                <w:sz w:val="24"/>
                <w:szCs w:val="24"/>
                <w:u w:val="none"/>
                <w:shd w:fill="auto" w:val="clear"/>
                <w:vertAlign w:val="baseline"/>
                <w:rtl w:val="0"/>
              </w:rPr>
              <w:t xml:space="preserve">українською мовою, с</w:t>
            </w:r>
            <w:r w:rsidDel="00000000" w:rsidR="00000000" w:rsidRPr="00000000">
              <w:rPr>
                <w:sz w:val="24"/>
                <w:szCs w:val="24"/>
                <w:rtl w:val="0"/>
              </w:rPr>
              <w:t xml:space="preserve">канована копія у форматі PDF</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3">
            <w:pPr>
              <w:widowControl w:val="0"/>
              <w:numPr>
                <w:ilvl w:val="0"/>
                <w:numId w:val="3"/>
              </w:numPr>
              <w:ind w:left="720" w:hanging="360"/>
              <w:rPr>
                <w:sz w:val="24"/>
                <w:szCs w:val="24"/>
                <w:u w:val="none"/>
              </w:rPr>
            </w:pPr>
            <w:r w:rsidDel="00000000" w:rsidR="00000000" w:rsidRPr="00000000">
              <w:rPr>
                <w:sz w:val="24"/>
                <w:szCs w:val="24"/>
                <w:rtl w:val="0"/>
              </w:rPr>
              <w:t xml:space="preserve">Техніко-економічне обґрунтування необхідності придбання обладнання та устаткування (українською мовою, сканована копія у форматі PDF) за підписом </w:t>
            </w:r>
            <w:r w:rsidDel="00000000" w:rsidR="00000000" w:rsidRPr="00000000">
              <w:rPr>
                <w:sz w:val="24"/>
                <w:szCs w:val="24"/>
                <w:rtl w:val="0"/>
              </w:rPr>
              <w:t xml:space="preserve">керівника установи-учасника конкурсу, керівника фінансового підрозділу установи-учасника конкурсу та наукового керівника проєкту </w:t>
            </w:r>
            <w:r w:rsidDel="00000000" w:rsidR="00000000" w:rsidRPr="00000000">
              <w:rPr>
                <w:sz w:val="24"/>
                <w:szCs w:val="24"/>
                <w:rtl w:val="0"/>
              </w:rPr>
              <w:t xml:space="preserve">(якщо проєктом передбачається придбання обладнання та устаткування вартістю більше 200 тис грн за одиницю)*</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На момент підписання Договорів з переможцями конкурсу зазначені документи також мають надаватись до Фонду у паперовому вигляді (оригінали, засвідчені підписами та печатками).</w:t>
            </w:r>
          </w:p>
          <w:p w:rsidR="00000000" w:rsidDel="00000000" w:rsidP="00000000" w:rsidRDefault="00000000" w:rsidRPr="00000000" w14:paraId="000001B6">
            <w:pPr>
              <w:jc w:val="both"/>
              <w:rPr/>
            </w:pPr>
            <w:r w:rsidDel="00000000" w:rsidR="00000000" w:rsidRPr="00000000">
              <w:rPr>
                <w:rtl w:val="0"/>
              </w:rPr>
            </w:r>
          </w:p>
        </w:tc>
        <w:tc>
          <w:tcPr/>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The documents are submitted in electronic form by filling in the application for grant support on the official website of the Foundation (https // nrfu.org.ua) in Ukrainian and English (using the automated system "NRFU Project Calls"). </w:t>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Replacement or clarification of the submitted documents by the participant of the call after the deadline for submission of applications is not allowed. </w:t>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To apply, the project supervisor and project executors must pre-register on the Foundation's official website. The identification of the applicant is carried out during registration by using a qualified electronic signature (QES). </w:t>
            </w:r>
          </w:p>
          <w:p w:rsidR="00000000" w:rsidDel="00000000" w:rsidP="00000000" w:rsidRDefault="00000000" w:rsidRPr="00000000" w14:paraId="000001BC">
            <w:pPr>
              <w:spacing w:after="240" w:before="240" w:lineRule="auto"/>
              <w:ind w:left="0" w:firstLine="0"/>
              <w:jc w:val="both"/>
              <w:rPr>
                <w:sz w:val="24"/>
                <w:szCs w:val="24"/>
              </w:rPr>
            </w:pPr>
            <w:r w:rsidDel="00000000" w:rsidR="00000000" w:rsidRPr="00000000">
              <w:rPr>
                <w:sz w:val="24"/>
                <w:szCs w:val="24"/>
                <w:rtl w:val="0"/>
              </w:rPr>
              <w:t xml:space="preserve">The participant has the right to withdraw the application before the deadline for its submission, about which the project supervisor notifies the call commission by e-mail to support@nrfu.org.ua</w:t>
            </w:r>
          </w:p>
          <w:p w:rsidR="00000000" w:rsidDel="00000000" w:rsidP="00000000" w:rsidRDefault="00000000" w:rsidRPr="00000000" w14:paraId="000001BD">
            <w:pPr>
              <w:spacing w:after="240" w:before="240" w:lineRule="auto"/>
              <w:ind w:left="0" w:firstLine="0"/>
              <w:jc w:val="both"/>
              <w:rPr>
                <w:sz w:val="24"/>
                <w:szCs w:val="24"/>
              </w:rPr>
            </w:pPr>
            <w:r w:rsidDel="00000000" w:rsidR="00000000" w:rsidRPr="00000000">
              <w:rPr>
                <w:sz w:val="24"/>
                <w:szCs w:val="24"/>
                <w:rtl w:val="0"/>
              </w:rPr>
              <w:t xml:space="preserve">Preliminary consideration of the application regarding compliance with the requirements for its execution, completeness and accuracy of the submitted information is carried out by the tender commission (with organizational and technical support of the Foundation) within 5 (five) working days after the deadline.</w:t>
            </w:r>
          </w:p>
          <w:p w:rsidR="00000000" w:rsidDel="00000000" w:rsidP="00000000" w:rsidRDefault="00000000" w:rsidRPr="00000000" w14:paraId="000001BE">
            <w:pPr>
              <w:spacing w:after="240" w:before="120" w:lineRule="auto"/>
              <w:jc w:val="both"/>
              <w:rPr>
                <w:sz w:val="24"/>
                <w:szCs w:val="24"/>
              </w:rPr>
            </w:pPr>
            <w:r w:rsidDel="00000000" w:rsidR="00000000" w:rsidRPr="00000000">
              <w:rPr>
                <w:sz w:val="24"/>
                <w:szCs w:val="24"/>
                <w:rtl w:val="0"/>
              </w:rPr>
              <w:t xml:space="preserve">The application may also be rejected during the preliminary consideration on the basis of its inconsistency with the thematic direction and purpose of the call. </w:t>
            </w:r>
          </w:p>
          <w:p w:rsidR="00000000" w:rsidDel="00000000" w:rsidP="00000000" w:rsidRDefault="00000000" w:rsidRPr="00000000" w14:paraId="000001BF">
            <w:pPr>
              <w:spacing w:after="240" w:before="120" w:lineRule="auto"/>
              <w:jc w:val="both"/>
              <w:rPr>
                <w:b w:val="1"/>
                <w:sz w:val="24"/>
                <w:szCs w:val="24"/>
              </w:rPr>
            </w:pPr>
            <w:r w:rsidDel="00000000" w:rsidR="00000000" w:rsidRPr="00000000">
              <w:rPr>
                <w:b w:val="1"/>
                <w:sz w:val="24"/>
                <w:szCs w:val="24"/>
                <w:rtl w:val="0"/>
              </w:rPr>
              <w:t xml:space="preserve">Grounds for rejection of the application on formal grounds:</w:t>
            </w:r>
          </w:p>
          <w:p w:rsidR="00000000" w:rsidDel="00000000" w:rsidP="00000000" w:rsidRDefault="00000000" w:rsidRPr="00000000" w14:paraId="000001C0">
            <w:pPr>
              <w:numPr>
                <w:ilvl w:val="0"/>
                <w:numId w:val="36"/>
              </w:numPr>
              <w:ind w:left="720" w:hanging="360"/>
              <w:rPr>
                <w:sz w:val="24"/>
                <w:szCs w:val="24"/>
              </w:rPr>
            </w:pPr>
            <w:r w:rsidDel="00000000" w:rsidR="00000000" w:rsidRPr="00000000">
              <w:rPr>
                <w:sz w:val="24"/>
                <w:szCs w:val="24"/>
                <w:rtl w:val="0"/>
              </w:rPr>
              <w:t xml:space="preserve">Non-compliance of the submitted project with the purpose, subject or conditions of the call (justification of such compliance must be provided in the text of the application).</w:t>
            </w:r>
          </w:p>
          <w:p w:rsidR="00000000" w:rsidDel="00000000" w:rsidP="00000000" w:rsidRDefault="00000000" w:rsidRPr="00000000" w14:paraId="000001C1">
            <w:pPr>
              <w:numPr>
                <w:ilvl w:val="0"/>
                <w:numId w:val="36"/>
              </w:numPr>
              <w:ind w:left="720" w:hanging="360"/>
              <w:rPr>
                <w:sz w:val="24"/>
                <w:szCs w:val="24"/>
              </w:rPr>
            </w:pPr>
            <w:r w:rsidDel="00000000" w:rsidR="00000000" w:rsidRPr="00000000">
              <w:rPr>
                <w:sz w:val="24"/>
                <w:szCs w:val="24"/>
                <w:rtl w:val="0"/>
              </w:rPr>
              <w:t xml:space="preserve">Inconsistency of the application submitted by the participant with the form provided by the terms of the tender.</w:t>
            </w:r>
          </w:p>
          <w:p w:rsidR="00000000" w:rsidDel="00000000" w:rsidP="00000000" w:rsidRDefault="00000000" w:rsidRPr="00000000" w14:paraId="000001C2">
            <w:pPr>
              <w:numPr>
                <w:ilvl w:val="0"/>
                <w:numId w:val="36"/>
              </w:numPr>
              <w:ind w:left="720" w:hanging="360"/>
              <w:rPr>
                <w:sz w:val="24"/>
                <w:szCs w:val="24"/>
              </w:rPr>
            </w:pPr>
            <w:r w:rsidDel="00000000" w:rsidR="00000000" w:rsidRPr="00000000">
              <w:rPr>
                <w:sz w:val="24"/>
                <w:szCs w:val="24"/>
                <w:rtl w:val="0"/>
              </w:rPr>
              <w:t xml:space="preserve">The participant submitted an incomplete package of documents or the amount of documents exceeds the established requirements.</w:t>
            </w:r>
          </w:p>
          <w:p w:rsidR="00000000" w:rsidDel="00000000" w:rsidP="00000000" w:rsidRDefault="00000000" w:rsidRPr="00000000" w14:paraId="000001C3">
            <w:pPr>
              <w:numPr>
                <w:ilvl w:val="0"/>
                <w:numId w:val="36"/>
              </w:numPr>
              <w:ind w:left="720" w:hanging="360"/>
              <w:rPr>
                <w:sz w:val="24"/>
                <w:szCs w:val="24"/>
              </w:rPr>
            </w:pPr>
            <w:r w:rsidDel="00000000" w:rsidR="00000000" w:rsidRPr="00000000">
              <w:rPr>
                <w:sz w:val="24"/>
                <w:szCs w:val="24"/>
                <w:rtl w:val="0"/>
              </w:rPr>
              <w:t xml:space="preserve">The application does not contain the required information provided by the terms of the call.</w:t>
            </w:r>
          </w:p>
          <w:p w:rsidR="00000000" w:rsidDel="00000000" w:rsidP="00000000" w:rsidRDefault="00000000" w:rsidRPr="00000000" w14:paraId="000001C4">
            <w:pPr>
              <w:numPr>
                <w:ilvl w:val="0"/>
                <w:numId w:val="36"/>
              </w:numPr>
              <w:ind w:left="720" w:hanging="360"/>
              <w:rPr>
                <w:sz w:val="24"/>
                <w:szCs w:val="24"/>
              </w:rPr>
            </w:pPr>
            <w:r w:rsidDel="00000000" w:rsidR="00000000" w:rsidRPr="00000000">
              <w:rPr>
                <w:sz w:val="24"/>
                <w:szCs w:val="24"/>
                <w:rtl w:val="0"/>
              </w:rPr>
              <w:t xml:space="preserve">The participant submitted inaccurate information.</w:t>
            </w:r>
          </w:p>
          <w:p w:rsidR="00000000" w:rsidDel="00000000" w:rsidP="00000000" w:rsidRDefault="00000000" w:rsidRPr="00000000" w14:paraId="000001C5">
            <w:pPr>
              <w:numPr>
                <w:ilvl w:val="0"/>
                <w:numId w:val="36"/>
              </w:numPr>
              <w:ind w:left="720" w:hanging="360"/>
              <w:rPr>
                <w:sz w:val="24"/>
                <w:szCs w:val="24"/>
              </w:rPr>
            </w:pPr>
            <w:r w:rsidDel="00000000" w:rsidR="00000000" w:rsidRPr="00000000">
              <w:rPr>
                <w:sz w:val="24"/>
                <w:szCs w:val="24"/>
                <w:rtl w:val="0"/>
              </w:rPr>
              <w:t xml:space="preserve">The project supervisor and / or executor is represented in more than one application submitted to the call. </w:t>
            </w:r>
          </w:p>
          <w:p w:rsidR="00000000" w:rsidDel="00000000" w:rsidP="00000000" w:rsidRDefault="00000000" w:rsidRPr="00000000" w14:paraId="000001C6">
            <w:pPr>
              <w:numPr>
                <w:ilvl w:val="0"/>
                <w:numId w:val="36"/>
              </w:numPr>
              <w:ind w:left="720" w:hanging="360"/>
              <w:rPr>
                <w:sz w:val="24"/>
                <w:szCs w:val="24"/>
              </w:rPr>
            </w:pPr>
            <w:r w:rsidDel="00000000" w:rsidR="00000000" w:rsidRPr="00000000">
              <w:rPr>
                <w:sz w:val="24"/>
                <w:szCs w:val="24"/>
                <w:rtl w:val="0"/>
              </w:rPr>
              <w:t xml:space="preserve">Absence or non-compliance of the feasibility study for the purchase of equipment and facilities with the terms of the call (if the project provides for the purchase of equipment and facilities worth more than UAH 200 000 per unit). </w:t>
            </w:r>
          </w:p>
          <w:p w:rsidR="00000000" w:rsidDel="00000000" w:rsidP="00000000" w:rsidRDefault="00000000" w:rsidRPr="00000000" w14:paraId="000001C7">
            <w:pPr>
              <w:ind w:left="0" w:firstLine="0"/>
              <w:rPr>
                <w:b w:val="1"/>
                <w:sz w:val="23"/>
                <w:szCs w:val="23"/>
              </w:rPr>
            </w:pPr>
            <w:r w:rsidDel="00000000" w:rsidR="00000000" w:rsidRPr="00000000">
              <w:rPr>
                <w:b w:val="1"/>
                <w:sz w:val="23"/>
                <w:szCs w:val="23"/>
                <w:rtl w:val="0"/>
              </w:rPr>
              <w:t xml:space="preserve">List of documents to be submitted by the participant together with the application:</w:t>
            </w:r>
          </w:p>
          <w:p w:rsidR="00000000" w:rsidDel="00000000" w:rsidP="00000000" w:rsidRDefault="00000000" w:rsidRPr="00000000" w14:paraId="000001C8">
            <w:pPr>
              <w:numPr>
                <w:ilvl w:val="0"/>
                <w:numId w:val="18"/>
              </w:numPr>
              <w:spacing w:after="0" w:afterAutospacing="0" w:before="240" w:lineRule="auto"/>
              <w:ind w:left="1440" w:hanging="360"/>
              <w:jc w:val="both"/>
              <w:rPr>
                <w:sz w:val="24"/>
                <w:szCs w:val="24"/>
                <w:u w:val="none"/>
              </w:rPr>
            </w:pPr>
            <w:r w:rsidDel="00000000" w:rsidR="00000000" w:rsidRPr="00000000">
              <w:rPr>
                <w:sz w:val="24"/>
                <w:szCs w:val="24"/>
                <w:rtl w:val="0"/>
              </w:rPr>
              <w:t xml:space="preserve">The application for grant support is submitted electronically (in Ukrainian and English) and certified by the electronic digital signature of the project supervisor.</w:t>
            </w:r>
          </w:p>
          <w:p w:rsidR="00000000" w:rsidDel="00000000" w:rsidP="00000000" w:rsidRDefault="00000000" w:rsidRPr="00000000" w14:paraId="000001C9">
            <w:pPr>
              <w:numPr>
                <w:ilvl w:val="0"/>
                <w:numId w:val="1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Consent of the authors of the project for its implementation (for which a mark is affixed through the personal account of the executor using an electronic digital signature) *</w:t>
            </w:r>
          </w:p>
          <w:p w:rsidR="00000000" w:rsidDel="00000000" w:rsidP="00000000" w:rsidRDefault="00000000" w:rsidRPr="00000000" w14:paraId="000001CA">
            <w:pPr>
              <w:numPr>
                <w:ilvl w:val="0"/>
                <w:numId w:val="1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Consent of the head of the organization / institution / enterprise to implement the project (scanned copy of the consent signed by the head of the organization / institution / enterprise in PDF format) (in Ukrainian) *</w:t>
            </w:r>
          </w:p>
          <w:p w:rsidR="00000000" w:rsidDel="00000000" w:rsidP="00000000" w:rsidRDefault="00000000" w:rsidRPr="00000000" w14:paraId="000001CB">
            <w:pPr>
              <w:numPr>
                <w:ilvl w:val="0"/>
                <w:numId w:val="1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Consent of the head of the subcontractor to implement the project (scanned copy of the consent signed by the head of the organization / institution / enterprise in PDF format) (in Ukrainian) *</w:t>
            </w:r>
          </w:p>
          <w:p w:rsidR="00000000" w:rsidDel="00000000" w:rsidP="00000000" w:rsidRDefault="00000000" w:rsidRPr="00000000" w14:paraId="000001CC">
            <w:pPr>
              <w:numPr>
                <w:ilvl w:val="0"/>
                <w:numId w:val="1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Certificate (in Ukrainian) from the place of work of the project supervisor stating that the project manager works at the main place of work in the organization / institution / enterprise on whose behalf the application is submitted (scanned copy of the consent signed by the head of the institution in PDF format) *</w:t>
            </w:r>
          </w:p>
          <w:p w:rsidR="00000000" w:rsidDel="00000000" w:rsidP="00000000" w:rsidRDefault="00000000" w:rsidRPr="00000000" w14:paraId="000001CD">
            <w:pPr>
              <w:numPr>
                <w:ilvl w:val="0"/>
                <w:numId w:val="40"/>
              </w:numPr>
              <w:spacing w:after="0" w:afterAutospacing="0" w:before="0" w:beforeAutospacing="0" w:lineRule="auto"/>
              <w:ind w:left="1440" w:hanging="360"/>
              <w:jc w:val="both"/>
              <w:rPr>
                <w:u w:val="none"/>
              </w:rPr>
            </w:pPr>
            <w:r w:rsidDel="00000000" w:rsidR="00000000" w:rsidRPr="00000000">
              <w:rPr>
                <w:sz w:val="24"/>
                <w:szCs w:val="24"/>
                <w:rtl w:val="0"/>
              </w:rPr>
              <w:t xml:space="preserve">Statement signed by the head of the participant on compliance of the call participant with paragraph 5 of the criteria for assessing the eligibility of state aid to economic entities for research, technical development and innovation, approved by the Cabinet of Ministers of Ukraine dated February 7, 2018 № 118 (in Ukrainian) *</w:t>
            </w:r>
            <w:r w:rsidDel="00000000" w:rsidR="00000000" w:rsidRPr="00000000">
              <w:rPr>
                <w:sz w:val="23"/>
                <w:szCs w:val="23"/>
                <w:rtl w:val="0"/>
              </w:rPr>
              <w:t xml:space="preserve">  </w:t>
            </w:r>
          </w:p>
          <w:p w:rsidR="00000000" w:rsidDel="00000000" w:rsidP="00000000" w:rsidRDefault="00000000" w:rsidRPr="00000000" w14:paraId="000001CE">
            <w:pPr>
              <w:numPr>
                <w:ilvl w:val="0"/>
                <w:numId w:val="40"/>
              </w:numPr>
              <w:spacing w:after="240" w:before="0" w:beforeAutospacing="0" w:lineRule="auto"/>
              <w:ind w:left="1440" w:hanging="360"/>
              <w:jc w:val="both"/>
              <w:rPr>
                <w:sz w:val="24"/>
                <w:szCs w:val="24"/>
              </w:rPr>
            </w:pPr>
            <w:r w:rsidDel="00000000" w:rsidR="00000000" w:rsidRPr="00000000">
              <w:rPr>
                <w:sz w:val="24"/>
                <w:szCs w:val="24"/>
                <w:rtl w:val="0"/>
              </w:rPr>
              <w:t xml:space="preserve">Feasibility study of the need to purchase equipment and facilities </w:t>
            </w:r>
            <w:r w:rsidDel="00000000" w:rsidR="00000000" w:rsidRPr="00000000">
              <w:rPr>
                <w:sz w:val="24"/>
                <w:szCs w:val="24"/>
                <w:highlight w:val="white"/>
                <w:rtl w:val="0"/>
              </w:rPr>
              <w:t xml:space="preserve">(in Ukrainian, scanned copy in PDF format) signed by the head of the institution-participant of the call, the head of the financial department of the institution-participant of the call and the project supervisor</w:t>
            </w:r>
            <w:r w:rsidDel="00000000" w:rsidR="00000000" w:rsidRPr="00000000">
              <w:rPr>
                <w:rFonts w:ascii="Roboto" w:cs="Roboto" w:eastAsia="Roboto" w:hAnsi="Roboto"/>
                <w:sz w:val="27"/>
                <w:szCs w:val="27"/>
                <w:shd w:fill="f5f5f5" w:val="clear"/>
                <w:rtl w:val="0"/>
              </w:rPr>
              <w:t xml:space="preserve"> </w:t>
            </w:r>
            <w:r w:rsidDel="00000000" w:rsidR="00000000" w:rsidRPr="00000000">
              <w:rPr>
                <w:sz w:val="24"/>
                <w:szCs w:val="24"/>
                <w:rtl w:val="0"/>
              </w:rPr>
              <w:t xml:space="preserve">(if the project provides for the purchase of equipment and facilities worth more than 200 thousand UAH per unit) * </w:t>
            </w:r>
          </w:p>
          <w:p w:rsidR="00000000" w:rsidDel="00000000" w:rsidP="00000000" w:rsidRDefault="00000000" w:rsidRPr="00000000" w14:paraId="000001CF">
            <w:pPr>
              <w:jc w:val="both"/>
              <w:rPr>
                <w:sz w:val="24"/>
                <w:szCs w:val="24"/>
              </w:rPr>
            </w:pPr>
            <w:r w:rsidDel="00000000" w:rsidR="00000000" w:rsidRPr="00000000">
              <w:rPr>
                <w:sz w:val="23"/>
                <w:szCs w:val="23"/>
                <w:rtl w:val="0"/>
              </w:rPr>
              <w:t xml:space="preserve">*</w:t>
            </w:r>
            <w:r w:rsidDel="00000000" w:rsidR="00000000" w:rsidRPr="00000000">
              <w:rPr>
                <w:sz w:val="24"/>
                <w:szCs w:val="24"/>
                <w:rtl w:val="0"/>
              </w:rPr>
              <w:t xml:space="preserve"> </w:t>
            </w:r>
            <w:r w:rsidDel="00000000" w:rsidR="00000000" w:rsidRPr="00000000">
              <w:rPr>
                <w:sz w:val="23"/>
                <w:szCs w:val="23"/>
                <w:rtl w:val="0"/>
              </w:rPr>
              <w:t xml:space="preserve">By the time of signing the Agreements with the winners of the call, these documents must be submitted to the Foundation in paper form (originals, certified by signatures and seals). </w:t>
            </w:r>
            <w:r w:rsidDel="00000000" w:rsidR="00000000" w:rsidRPr="00000000">
              <w:rPr>
                <w:rtl w:val="0"/>
              </w:rPr>
            </w:r>
          </w:p>
        </w:tc>
      </w:tr>
      <w:tr>
        <w:trPr>
          <w:cantSplit w:val="0"/>
          <w:tblHeader w:val="0"/>
        </w:trPr>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СТРОКИ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РОЗГЛЯДУ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ЗАЯВОК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ПРОВЕДЕННЯ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НАУКОВОЇ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НАУКОВО-ТЕХНІЧНОЇ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ЕКСПЕРТИЗИ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ПІДБИТТЯ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ПІДСУМКІВ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КОНКУРСУ</w:t>
            </w:r>
          </w:p>
          <w:p w:rsidR="00000000" w:rsidDel="00000000" w:rsidP="00000000" w:rsidRDefault="00000000" w:rsidRPr="00000000" w14:paraId="000001D1">
            <w:pPr>
              <w:jc w:val="both"/>
              <w:rPr/>
            </w:pPr>
            <w:r w:rsidDel="00000000" w:rsidR="00000000" w:rsidRPr="00000000">
              <w:rPr>
                <w:rtl w:val="0"/>
              </w:rPr>
            </w:r>
          </w:p>
        </w:tc>
        <w:tc>
          <w:tcPr/>
          <w:p w:rsidR="00000000" w:rsidDel="00000000" w:rsidP="00000000" w:rsidRDefault="00000000" w:rsidRPr="00000000" w14:paraId="000001D2">
            <w:pPr>
              <w:rPr>
                <w:b w:val="1"/>
                <w:sz w:val="24"/>
                <w:szCs w:val="24"/>
              </w:rPr>
            </w:pPr>
            <w:r w:rsidDel="00000000" w:rsidR="00000000" w:rsidRPr="00000000">
              <w:rPr>
                <w:b w:val="1"/>
                <w:sz w:val="24"/>
                <w:szCs w:val="24"/>
                <w:rtl w:val="0"/>
              </w:rPr>
              <w:t xml:space="preserve">VI. TERMS OF CONSIDERATION OF APPLICATIONS AND CONDUCTING SCIENTIFIC AND SCIENTIFIC AND TECHNICAL EXAMINATION OF PROJECTS AND SUMMARIZATION OF THE CALL</w:t>
            </w:r>
          </w:p>
          <w:p w:rsidR="00000000" w:rsidDel="00000000" w:rsidP="00000000" w:rsidRDefault="00000000" w:rsidRPr="00000000" w14:paraId="000001D3">
            <w:pPr>
              <w:jc w:val="both"/>
              <w:rPr/>
            </w:pPr>
            <w:r w:rsidDel="00000000" w:rsidR="00000000" w:rsidRPr="00000000">
              <w:rPr>
                <w:rtl w:val="0"/>
              </w:rPr>
            </w:r>
          </w:p>
        </w:tc>
      </w:tr>
      <w:tr>
        <w:trPr>
          <w:cantSplit w:val="0"/>
          <w:tblHeader w:val="0"/>
        </w:trPr>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та час початку подання заявок: </w:t>
            </w:r>
            <w:r w:rsidDel="00000000" w:rsidR="00000000" w:rsidRPr="00000000">
              <w:rPr>
                <w:b w:val="1"/>
                <w:sz w:val="24"/>
                <w:szCs w:val="24"/>
                <w:rtl w:val="0"/>
              </w:rPr>
              <w:t xml:space="preserve">12.10.</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2021, 00:01</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за київським часом.</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Дата та час завершення подання заявок: </w:t>
            </w:r>
            <w:r w:rsidDel="00000000" w:rsidR="00000000" w:rsidRPr="00000000">
              <w:rPr>
                <w:b w:val="1"/>
                <w:sz w:val="24"/>
                <w:szCs w:val="24"/>
                <w:rtl w:val="0"/>
              </w:rPr>
              <w:t xml:space="preserve">16.11</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.2021,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23:59</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за київським часом.</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Проведення наукової і науково-технічної експертизи та підбиття підсумків конкурсу: до </w:t>
            </w:r>
            <w:r w:rsidDel="00000000" w:rsidR="00000000" w:rsidRPr="00000000">
              <w:rPr>
                <w:b w:val="1"/>
                <w:sz w:val="24"/>
                <w:szCs w:val="24"/>
                <w:rtl w:val="0"/>
              </w:rPr>
              <w:t xml:space="preserve">07.04</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.2022</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Інформація про результати конкурсу розміщується на офіційному веб-сайті та включає:</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рішення наукової ради Фонду про затвердження результатів конкурсу;</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перелік проєктів, рекомендованих до реалізації за рахунок грантової підтримки Фонду;</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обсяги фінансування проєктів, рекомендованих до реалізації за рахунок грантової підтримки Фонду;</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рейтинговий список проєктів із зазначенням балів, отриманих кожним проєктом.</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Учасникам конкурсу надсилається електронною поштою текстове обґрунтування оцінок, отриманих проєктом за результатами наукової і науково-технічної експертизи.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ухвалення Фондом рішення про надання гранту між Фондом і переможцем конкурсу укладається договір про виконання наукових досліджень і розробок за рахунок грантової підтримки, в якому визначаються всі необхідні умови для реалізації проєкту, у тому числі щодо відповідальності </w:t>
            </w:r>
            <w:r w:rsidDel="00000000" w:rsidR="00000000" w:rsidRPr="00000000">
              <w:rPr>
                <w:sz w:val="24"/>
                <w:szCs w:val="24"/>
                <w:rtl w:val="0"/>
              </w:rPr>
              <w:t xml:space="preserve">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рантоотримувача та застосування штрафних санкцій за невиконання або несвоєчасне виконання ним своїх зобов’язань.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Строк укладання Договору не повинен перевищувати 30 календарних днів з моменту ухвалення рішення про надання гранту. Якщо у зазначений строк з вини переможця Договір між ним і Фондом не буде укладено, вважається, що переможець відмовився від подальшої реалізації проєкту. </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завершення реалізації проєкту </w:t>
            </w:r>
            <w:r w:rsidDel="00000000" w:rsidR="00000000" w:rsidRPr="00000000">
              <w:rPr>
                <w:sz w:val="24"/>
                <w:szCs w:val="24"/>
                <w:rtl w:val="0"/>
              </w:rPr>
              <w:t xml:space="preserve">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рантоотримувач подає Фонду заключний звіт про реалізацію проєкту. Інформація про результати реалізації проєкту разом із заключним звітом та звітом про використання бюджетних коштів в рамках реалізації проєкту розміщується на офіційному веб-сайті Фонду протягом п’яти робочих днів. </w:t>
            </w:r>
          </w:p>
          <w:p w:rsidR="00000000" w:rsidDel="00000000" w:rsidP="00000000" w:rsidRDefault="00000000" w:rsidRPr="00000000" w14:paraId="000001E5">
            <w:pPr>
              <w:jc w:val="both"/>
              <w:rPr/>
            </w:pPr>
            <w:r w:rsidDel="00000000" w:rsidR="00000000" w:rsidRPr="00000000">
              <w:rPr>
                <w:rtl w:val="0"/>
              </w:rPr>
            </w:r>
          </w:p>
        </w:tc>
        <w:tc>
          <w:tcPr/>
          <w:p w:rsidR="00000000" w:rsidDel="00000000" w:rsidP="00000000" w:rsidRDefault="00000000" w:rsidRPr="00000000" w14:paraId="000001E6">
            <w:pPr>
              <w:rPr>
                <w:sz w:val="24"/>
                <w:szCs w:val="24"/>
              </w:rPr>
            </w:pPr>
            <w:r w:rsidDel="00000000" w:rsidR="00000000" w:rsidRPr="00000000">
              <w:rPr>
                <w:sz w:val="24"/>
                <w:szCs w:val="24"/>
                <w:rtl w:val="0"/>
              </w:rPr>
              <w:t xml:space="preserve">Date and time of the beginning of submission of applications: </w:t>
            </w:r>
            <w:r w:rsidDel="00000000" w:rsidR="00000000" w:rsidRPr="00000000">
              <w:rPr>
                <w:b w:val="1"/>
                <w:sz w:val="24"/>
                <w:szCs w:val="24"/>
                <w:rtl w:val="0"/>
              </w:rPr>
              <w:t xml:space="preserve">12.10.2021,</w:t>
            </w:r>
            <w:r w:rsidDel="00000000" w:rsidR="00000000" w:rsidRPr="00000000">
              <w:rPr>
                <w:b w:val="1"/>
                <w:sz w:val="24"/>
                <w:szCs w:val="24"/>
                <w:rtl w:val="0"/>
              </w:rPr>
              <w:t xml:space="preserve"> </w:t>
            </w:r>
            <w:r w:rsidDel="00000000" w:rsidR="00000000" w:rsidRPr="00000000">
              <w:rPr>
                <w:b w:val="1"/>
                <w:sz w:val="24"/>
                <w:szCs w:val="24"/>
                <w:rtl w:val="0"/>
              </w:rPr>
              <w:t xml:space="preserve">00</w:t>
            </w:r>
            <w:r w:rsidDel="00000000" w:rsidR="00000000" w:rsidRPr="00000000">
              <w:rPr>
                <w:b w:val="1"/>
                <w:sz w:val="24"/>
                <w:szCs w:val="24"/>
                <w:rtl w:val="0"/>
              </w:rPr>
              <w:t xml:space="preserve">:</w:t>
            </w:r>
            <w:r w:rsidDel="00000000" w:rsidR="00000000" w:rsidRPr="00000000">
              <w:rPr>
                <w:b w:val="1"/>
                <w:sz w:val="24"/>
                <w:szCs w:val="24"/>
                <w:rtl w:val="0"/>
              </w:rPr>
              <w:t xml:space="preserve">01 </w:t>
            </w:r>
            <w:r w:rsidDel="00000000" w:rsidR="00000000" w:rsidRPr="00000000">
              <w:rPr>
                <w:sz w:val="24"/>
                <w:szCs w:val="24"/>
                <w:rtl w:val="0"/>
              </w:rPr>
              <w:t xml:space="preserve">Kyiv time</w:t>
            </w:r>
          </w:p>
          <w:p w:rsidR="00000000" w:rsidDel="00000000" w:rsidP="00000000" w:rsidRDefault="00000000" w:rsidRPr="00000000" w14:paraId="000001E7">
            <w:pPr>
              <w:rPr>
                <w:sz w:val="24"/>
                <w:szCs w:val="24"/>
              </w:rPr>
            </w:pPr>
            <w:r w:rsidDel="00000000" w:rsidR="00000000" w:rsidRPr="00000000">
              <w:rPr>
                <w:sz w:val="24"/>
                <w:szCs w:val="24"/>
                <w:rtl w:val="0"/>
              </w:rPr>
              <w:t xml:space="preserve">Date and time of completion of applications:</w:t>
            </w:r>
            <w:r w:rsidDel="00000000" w:rsidR="00000000" w:rsidRPr="00000000">
              <w:rPr>
                <w:sz w:val="24"/>
                <w:szCs w:val="24"/>
                <w:rtl w:val="0"/>
              </w:rPr>
              <w:t xml:space="preserve"> </w:t>
            </w:r>
            <w:r w:rsidDel="00000000" w:rsidR="00000000" w:rsidRPr="00000000">
              <w:rPr>
                <w:b w:val="1"/>
                <w:sz w:val="24"/>
                <w:szCs w:val="24"/>
                <w:rtl w:val="0"/>
              </w:rPr>
              <w:t xml:space="preserve">16.11.2021, </w:t>
            </w:r>
            <w:r w:rsidDel="00000000" w:rsidR="00000000" w:rsidRPr="00000000">
              <w:rPr>
                <w:b w:val="1"/>
                <w:sz w:val="24"/>
                <w:szCs w:val="24"/>
                <w:rtl w:val="0"/>
              </w:rPr>
              <w:t xml:space="preserve">23:59</w:t>
            </w:r>
            <w:r w:rsidDel="00000000" w:rsidR="00000000" w:rsidRPr="00000000">
              <w:rPr>
                <w:sz w:val="24"/>
                <w:szCs w:val="24"/>
                <w:rtl w:val="0"/>
              </w:rPr>
              <w:t xml:space="preserve"> Kyiv time</w:t>
            </w:r>
          </w:p>
          <w:p w:rsidR="00000000" w:rsidDel="00000000" w:rsidP="00000000" w:rsidRDefault="00000000" w:rsidRPr="00000000" w14:paraId="000001E8">
            <w:pPr>
              <w:rPr>
                <w:sz w:val="24"/>
                <w:szCs w:val="24"/>
              </w:rPr>
            </w:pPr>
            <w:r w:rsidDel="00000000" w:rsidR="00000000" w:rsidRPr="00000000">
              <w:rPr>
                <w:sz w:val="24"/>
                <w:szCs w:val="24"/>
                <w:rtl w:val="0"/>
              </w:rPr>
              <w:t xml:space="preserve">Conducting scientific and technical expertise and summing up the call: up to </w:t>
            </w:r>
            <w:r w:rsidDel="00000000" w:rsidR="00000000" w:rsidRPr="00000000">
              <w:rPr>
                <w:b w:val="1"/>
                <w:sz w:val="24"/>
                <w:szCs w:val="24"/>
                <w:rtl w:val="0"/>
              </w:rPr>
              <w:t xml:space="preserve">07.04.2022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Information about the results of the call is posted on the official website and includes:</w:t>
            </w:r>
          </w:p>
          <w:p w:rsidR="00000000" w:rsidDel="00000000" w:rsidP="00000000" w:rsidRDefault="00000000" w:rsidRPr="00000000" w14:paraId="000001EA">
            <w:pPr>
              <w:rPr>
                <w:sz w:val="24"/>
                <w:szCs w:val="24"/>
              </w:rPr>
            </w:pPr>
            <w:r w:rsidDel="00000000" w:rsidR="00000000" w:rsidRPr="00000000">
              <w:rPr>
                <w:sz w:val="24"/>
                <w:szCs w:val="24"/>
                <w:rtl w:val="0"/>
              </w:rPr>
              <w:t xml:space="preserve">1) the decision of the Scientific Council of the Foundation on the approval of the results of the call;</w:t>
            </w:r>
          </w:p>
          <w:p w:rsidR="00000000" w:rsidDel="00000000" w:rsidP="00000000" w:rsidRDefault="00000000" w:rsidRPr="00000000" w14:paraId="000001EB">
            <w:pPr>
              <w:rPr>
                <w:sz w:val="24"/>
                <w:szCs w:val="24"/>
              </w:rPr>
            </w:pPr>
            <w:r w:rsidDel="00000000" w:rsidR="00000000" w:rsidRPr="00000000">
              <w:rPr>
                <w:sz w:val="24"/>
                <w:szCs w:val="24"/>
                <w:rtl w:val="0"/>
              </w:rPr>
              <w:t xml:space="preserve">2) a list of projects recommended for implementation at the expense of grant support from the Foundation;</w:t>
            </w:r>
          </w:p>
          <w:p w:rsidR="00000000" w:rsidDel="00000000" w:rsidP="00000000" w:rsidRDefault="00000000" w:rsidRPr="00000000" w14:paraId="000001EC">
            <w:pPr>
              <w:rPr>
                <w:sz w:val="24"/>
                <w:szCs w:val="24"/>
              </w:rPr>
            </w:pPr>
            <w:r w:rsidDel="00000000" w:rsidR="00000000" w:rsidRPr="00000000">
              <w:rPr>
                <w:sz w:val="24"/>
                <w:szCs w:val="24"/>
                <w:rtl w:val="0"/>
              </w:rPr>
              <w:t xml:space="preserve">3) the amount of funding for projects recommended for implementation through grant support from the Foundation;</w:t>
            </w:r>
          </w:p>
          <w:p w:rsidR="00000000" w:rsidDel="00000000" w:rsidP="00000000" w:rsidRDefault="00000000" w:rsidRPr="00000000" w14:paraId="000001ED">
            <w:pPr>
              <w:rPr>
                <w:sz w:val="24"/>
                <w:szCs w:val="24"/>
              </w:rPr>
            </w:pPr>
            <w:r w:rsidDel="00000000" w:rsidR="00000000" w:rsidRPr="00000000">
              <w:rPr>
                <w:sz w:val="24"/>
                <w:szCs w:val="24"/>
                <w:rtl w:val="0"/>
              </w:rPr>
              <w:t xml:space="preserve">4) rating list of projects with indication of points received by each project.</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tl w:val="0"/>
              </w:rPr>
              <w:t xml:space="preserve">A text study, which estimates the results of scientific and technical expertise, that the project received is sent to the call participants via email.</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pPr>
            <w:r w:rsidDel="00000000" w:rsidR="00000000" w:rsidRPr="00000000">
              <w:rPr>
                <w:sz w:val="24"/>
                <w:szCs w:val="24"/>
                <w:rtl w:val="0"/>
              </w:rPr>
              <w:t xml:space="preserve">After the Foundation decides on the grant, the Foundation and the winner of the call enter into an agreement on research and development through grant support, which defines all the necessary conditions for the project, including the responsibility of the Grant Recipient and the application of penalties for non-performance or late implementation of their obligations</w:t>
            </w: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The term of concluding the Agreement shall not exceed 30 calendar days from the moment of making the decision on the grant award. If the Agreement between him and the Foundation is not concluded within the specified period due to the fault of the winner, it is considered that the winner has refused to further implement the project. </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Upon completion of the project, the Grant Recipient submits to the Foundation a final report on the project implementation. Information on the results of the project together with the final report and the report on the use of budget funds within the project is posted on the official website of the Foundation within five working days.</w:t>
            </w:r>
          </w:p>
          <w:p w:rsidR="00000000" w:rsidDel="00000000" w:rsidP="00000000" w:rsidRDefault="00000000" w:rsidRPr="00000000" w14:paraId="000001F8">
            <w:pPr>
              <w:spacing w:after="240" w:before="240" w:lineRule="auto"/>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tc>
      </w:tr>
      <w:tr>
        <w:trPr>
          <w:cantSplit w:val="0"/>
          <w:tblHeader w:val="0"/>
        </w:trPr>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 КІЛЬКІСТЬ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ЕКСПЕРТІВ, ЩО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ПРОВОДЯТЬ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НАУКОВО-ТЕХНІЧНУ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ЕКСПЕРТИЗУ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1FB">
            <w:pPr>
              <w:rPr>
                <w:b w:val="1"/>
                <w:sz w:val="24"/>
                <w:szCs w:val="24"/>
              </w:rPr>
            </w:pPr>
            <w:r w:rsidDel="00000000" w:rsidR="00000000" w:rsidRPr="00000000">
              <w:rPr>
                <w:b w:val="1"/>
                <w:sz w:val="24"/>
                <w:szCs w:val="24"/>
                <w:rtl w:val="0"/>
              </w:rPr>
              <w:t xml:space="preserve">VII. Number of experts conducting scientific and technical expertise of a project</w:t>
            </w:r>
          </w:p>
        </w:tc>
      </w:tr>
      <w:tr>
        <w:trPr>
          <w:cantSplit w:val="0"/>
          <w:trHeight w:val="1297.91015625" w:hRule="atLeast"/>
          <w:tblHeader w:val="0"/>
        </w:trPr>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Наукову і науково-технічну експертизу проєкту, поданого на конкурс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Передові дослідження в галузі математичних, природничих і технічних наук</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здійснюють три експерти</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мінімум один з яких є іноземним експертом та мінімум один – українським.</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14:paraId="000001FD">
            <w:pPr>
              <w:jc w:val="both"/>
              <w:rPr/>
            </w:pPr>
            <w:r w:rsidDel="00000000" w:rsidR="00000000" w:rsidRPr="00000000">
              <w:rPr>
                <w:rtl w:val="0"/>
              </w:rPr>
            </w:r>
          </w:p>
        </w:tc>
        <w:tc>
          <w:tcPr/>
          <w:p w:rsidR="00000000" w:rsidDel="00000000" w:rsidP="00000000" w:rsidRDefault="00000000" w:rsidRPr="00000000" w14:paraId="000001FE">
            <w:pPr>
              <w:rPr>
                <w:sz w:val="24"/>
                <w:szCs w:val="24"/>
              </w:rPr>
            </w:pPr>
            <w:r w:rsidDel="00000000" w:rsidR="00000000" w:rsidRPr="00000000">
              <w:rPr>
                <w:sz w:val="24"/>
                <w:szCs w:val="24"/>
                <w:rtl w:val="0"/>
              </w:rPr>
              <w:t xml:space="preserve">Scientific and scientific-technical examination of the project submitted to the call </w:t>
            </w:r>
            <w:r w:rsidDel="00000000" w:rsidR="00000000" w:rsidRPr="00000000">
              <w:rPr>
                <w:b w:val="1"/>
                <w:sz w:val="24"/>
                <w:szCs w:val="24"/>
                <w:rtl w:val="0"/>
              </w:rPr>
              <w:t xml:space="preserve">"</w:t>
            </w:r>
            <w:r w:rsidDel="00000000" w:rsidR="00000000" w:rsidRPr="00000000">
              <w:rPr>
                <w:b w:val="1"/>
                <w:rtl w:val="0"/>
              </w:rPr>
              <w:t xml:space="preserve">Cutting-edge investigations in mathematical, natural and technical sciences</w:t>
            </w:r>
            <w:r w:rsidDel="00000000" w:rsidR="00000000" w:rsidRPr="00000000">
              <w:rPr>
                <w:b w:val="1"/>
                <w:sz w:val="24"/>
                <w:szCs w:val="24"/>
                <w:rtl w:val="0"/>
              </w:rPr>
              <w:t xml:space="preserve">"</w:t>
            </w:r>
            <w:r w:rsidDel="00000000" w:rsidR="00000000" w:rsidRPr="00000000">
              <w:rPr>
                <w:sz w:val="24"/>
                <w:szCs w:val="24"/>
                <w:rtl w:val="0"/>
              </w:rPr>
              <w:t xml:space="preserve"> is carried out by three experts, at least one of whom is a foreign expert and at least one - Ukrainian. </w:t>
            </w:r>
          </w:p>
        </w:tc>
      </w:tr>
      <w:tr>
        <w:trPr>
          <w:cantSplit w:val="0"/>
          <w:tblHeader w:val="0"/>
        </w:trPr>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VIII. ПОРЯДОК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ПРІОРИТЕТНОСТІ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КОЕФІЦІЄНТІВ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ОКРЕМИХ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КРИТЕРІЇВ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ЧИСЕЛЬНОГО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ОЦІНЮВАННЯ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200">
            <w:pPr>
              <w:rPr>
                <w:b w:val="1"/>
                <w:sz w:val="24"/>
                <w:szCs w:val="24"/>
              </w:rPr>
            </w:pPr>
            <w:r w:rsidDel="00000000" w:rsidR="00000000" w:rsidRPr="00000000">
              <w:rPr>
                <w:b w:val="1"/>
                <w:sz w:val="24"/>
                <w:szCs w:val="24"/>
                <w:rtl w:val="0"/>
              </w:rPr>
              <w:t xml:space="preserve">VIII. PROCEDURE FOR PRIORITY AND COEFFICIENTS OF CERTAIN CRITERIA FOR NUMERICAL EVALUATION OF PROJECTS</w:t>
            </w:r>
          </w:p>
          <w:p w:rsidR="00000000" w:rsidDel="00000000" w:rsidP="00000000" w:rsidRDefault="00000000" w:rsidRPr="00000000" w14:paraId="00000201">
            <w:pPr>
              <w:jc w:val="both"/>
              <w:rPr/>
            </w:pPr>
            <w:r w:rsidDel="00000000" w:rsidR="00000000" w:rsidRPr="00000000">
              <w:rPr>
                <w:rtl w:val="0"/>
              </w:rPr>
            </w:r>
          </w:p>
        </w:tc>
      </w:tr>
      <w:tr>
        <w:trPr>
          <w:cantSplit w:val="0"/>
          <w:tblHeader w:val="0"/>
        </w:trPr>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Оцінювання проєктів здійснюється незалежними експертами за формою та критеріями, затвердженими</w:t>
            </w:r>
            <w:r w:rsidDel="00000000" w:rsidR="00000000" w:rsidRPr="00000000">
              <w:rPr>
                <w:rFonts w:ascii="Times New Roman" w:cs="Times New Roman" w:eastAsia="Times New Roman" w:hAnsi="Times New Roman"/>
                <w:b w:val="0"/>
                <w:i w:val="0"/>
                <w:smallCaps w:val="0"/>
                <w:strike w:val="0"/>
                <w:color w:val="00ff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науковою радою Фонду.</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Кожен проєкт оцінюється за такими </w:t>
            </w:r>
            <w:r w:rsidDel="00000000" w:rsidR="00000000" w:rsidRPr="00000000">
              <w:rPr>
                <w:i w:val="0"/>
                <w:smallCaps w:val="0"/>
                <w:strike w:val="0"/>
                <w:sz w:val="24"/>
                <w:szCs w:val="24"/>
                <w:u w:val="none"/>
                <w:shd w:fill="auto" w:val="clear"/>
                <w:vertAlign w:val="baseline"/>
                <w:rtl w:val="0"/>
              </w:rPr>
              <w:t xml:space="preserve">аспектами</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відповідними ваговими коефіцієнтами:</w:t>
            </w:r>
          </w:p>
          <w:p w:rsidR="00000000" w:rsidDel="00000000" w:rsidP="00000000" w:rsidRDefault="00000000" w:rsidRPr="00000000" w14:paraId="0000020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80" w:right="0" w:hanging="18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Якість  запланованого дослідження –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0,2;</w:t>
            </w:r>
            <w:r w:rsidDel="00000000" w:rsidR="00000000" w:rsidRPr="00000000">
              <w:rPr>
                <w:rtl w:val="0"/>
              </w:rPr>
            </w:r>
          </w:p>
          <w:p w:rsidR="00000000" w:rsidDel="00000000" w:rsidP="00000000" w:rsidRDefault="00000000" w:rsidRPr="00000000" w14:paraId="00000205">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80" w:right="0" w:hanging="180"/>
              <w:jc w:val="both"/>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i w:val="0"/>
                <w:smallCaps w:val="0"/>
                <w:strike w:val="0"/>
                <w:color w:val="000000"/>
                <w:sz w:val="24"/>
                <w:szCs w:val="24"/>
                <w:u w:val="none"/>
                <w:vertAlign w:val="baseline"/>
                <w:rtl w:val="0"/>
              </w:rPr>
              <w:t xml:space="preserve"> </w:t>
            </w:r>
            <w:r w:rsidDel="00000000" w:rsidR="00000000" w:rsidRPr="00000000">
              <w:rPr>
                <w:sz w:val="24"/>
                <w:szCs w:val="24"/>
                <w:shd w:fill="f3f3f3" w:val="clear"/>
                <w:rtl w:val="0"/>
              </w:rPr>
              <w:t xml:space="preserve">Значущість проєкту для подальшого розвитку науки / техніки / технологій / суспільства (відповідно до спрямування проєкту)</w:t>
            </w:r>
            <w:r w:rsidDel="00000000" w:rsidR="00000000" w:rsidRPr="00000000">
              <w:rPr>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0,1;</w:t>
            </w:r>
            <w:r w:rsidDel="00000000" w:rsidR="00000000" w:rsidRPr="00000000">
              <w:rPr>
                <w:rtl w:val="0"/>
              </w:rPr>
            </w:r>
          </w:p>
          <w:p w:rsidR="00000000" w:rsidDel="00000000" w:rsidP="00000000" w:rsidRDefault="00000000" w:rsidRPr="00000000" w14:paraId="0000020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80" w:right="0" w:hanging="180"/>
              <w:jc w:val="both"/>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Якість і реалістичність запропонованого плану виконання проєкту –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0,3</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80" w:right="0" w:hanging="180"/>
              <w:jc w:val="both"/>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Науковий доробок виконавців проєкту –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w:t>
            </w:r>
            <w:r w:rsidDel="00000000" w:rsidR="00000000" w:rsidRPr="00000000">
              <w:rPr>
                <w:sz w:val="24"/>
                <w:szCs w:val="24"/>
                <w:rtl w:val="0"/>
              </w:rPr>
              <w:t xml:space="preserve">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Кожен із </w:t>
            </w:r>
            <w:r w:rsidDel="00000000" w:rsidR="00000000" w:rsidRPr="00000000">
              <w:rPr>
                <w:i w:val="0"/>
                <w:smallCaps w:val="0"/>
                <w:strike w:val="0"/>
                <w:sz w:val="24"/>
                <w:szCs w:val="24"/>
                <w:u w:val="none"/>
                <w:shd w:fill="auto" w:val="clear"/>
                <w:vertAlign w:val="baseline"/>
                <w:rtl w:val="0"/>
              </w:rPr>
              <w:t xml:space="preserve">аспектів</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включає кілька критеріїв оцінювання, що мають власні вагові коефіцієнти.</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Оцінка за кожним критерієм здійснюється експертом за 5-бальною шкалою з обов’язковим наданням відповідного обгрунтування.</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Кількість балів за </w:t>
            </w:r>
            <w:r w:rsidDel="00000000" w:rsidR="00000000" w:rsidRPr="00000000">
              <w:rPr>
                <w:i w:val="0"/>
                <w:smallCaps w:val="0"/>
                <w:strike w:val="0"/>
                <w:sz w:val="24"/>
                <w:szCs w:val="24"/>
                <w:u w:val="none"/>
                <w:shd w:fill="auto" w:val="clear"/>
                <w:vertAlign w:val="baseline"/>
                <w:rtl w:val="0"/>
              </w:rPr>
              <w:t xml:space="preserve">аспектом</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вираховується як середнє арифметичне зважене балів за критеріями оцінювання за цим аспектом.</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Загальна кількість балів проєкту вираховується як середнє арифметичне зважене балів за </w:t>
            </w:r>
            <w:r w:rsidDel="00000000" w:rsidR="00000000" w:rsidRPr="00000000">
              <w:rPr>
                <w:i w:val="0"/>
                <w:smallCaps w:val="0"/>
                <w:strike w:val="0"/>
                <w:sz w:val="24"/>
                <w:szCs w:val="24"/>
                <w:u w:val="none"/>
                <w:shd w:fill="auto" w:val="clear"/>
                <w:vertAlign w:val="baseline"/>
                <w:rtl w:val="0"/>
              </w:rPr>
              <w:t xml:space="preserve">аспектами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помножене на 20.</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Під час оцінювання проєкту для кожного критерію використовується 5-бальна шкала з таким значенням балів:</w:t>
            </w:r>
          </w:p>
          <w:tbl>
            <w:tblPr>
              <w:tblStyle w:val="Table2"/>
              <w:tblW w:w="6828.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2175"/>
              <w:gridCol w:w="4653"/>
              <w:tblGridChange w:id="0">
                <w:tblGrid>
                  <w:gridCol w:w="2175"/>
                  <w:gridCol w:w="4653"/>
                </w:tblGrid>
              </w:tblGridChange>
            </w:tblGrid>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Проєкт не відповідає критерію або не може бути оцінений через відсутність або неповноту інформації, передбаченої цим критерієм.</w:t>
                  </w:r>
                  <w:r w:rsidDel="00000000" w:rsidR="00000000" w:rsidRPr="00000000">
                    <w:rPr>
                      <w:rtl w:val="0"/>
                    </w:rPr>
                  </w:r>
                </w:p>
              </w:tc>
            </w:tr>
            <w:tr>
              <w:trPr>
                <w:cantSplit w:val="0"/>
                <w:trHeight w:val="7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Погано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Інформацію щодо оцінюваного критерію представлено неадекватно або вона має критичні недоліки.</w:t>
                  </w:r>
                  <w:r w:rsidDel="00000000" w:rsidR="00000000" w:rsidRPr="00000000">
                    <w:rPr>
                      <w:rtl w:val="0"/>
                    </w:rPr>
                  </w:r>
                </w:p>
              </w:tc>
            </w:tr>
            <w:tr>
              <w:trPr>
                <w:cantSplit w:val="0"/>
                <w:trHeight w:val="7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Задовільно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цілому проєкт відповідає критерію, але при цьому є суттєві недоліки.</w:t>
                  </w:r>
                  <w:r w:rsidDel="00000000" w:rsidR="00000000" w:rsidRPr="00000000">
                    <w:rPr>
                      <w:rtl w:val="0"/>
                    </w:rPr>
                  </w:r>
                </w:p>
              </w:tc>
            </w:tr>
            <w:tr>
              <w:trPr>
                <w:cantSplit w:val="0"/>
                <w:trHeight w:val="4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Добре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Проєкт відповідає критерію, але є деякі недоліки.</w:t>
                  </w:r>
                  <w:r w:rsidDel="00000000" w:rsidR="00000000" w:rsidRPr="00000000">
                    <w:rPr>
                      <w:rtl w:val="0"/>
                    </w:rPr>
                  </w:r>
                </w:p>
              </w:tc>
            </w:tr>
            <w:tr>
              <w:trPr>
                <w:cantSplit w:val="0"/>
                <w:trHeight w:val="7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4.Дуже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добре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Проєкт дуже добре відповідає критерію, але можливе покращення.</w:t>
                  </w:r>
                  <w:r w:rsidDel="00000000" w:rsidR="00000000" w:rsidRPr="00000000">
                    <w:rPr>
                      <w:rtl w:val="0"/>
                    </w:rPr>
                  </w:r>
                </w:p>
              </w:tc>
            </w:tr>
            <w:tr>
              <w:trPr>
                <w:cantSplit w:val="0"/>
                <w:trHeight w:val="4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Відмінно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Показник відповідає критерію повною мірою.</w:t>
                  </w:r>
                  <w:r w:rsidDel="00000000" w:rsidR="00000000" w:rsidRPr="00000000">
                    <w:rPr>
                      <w:rtl w:val="0"/>
                    </w:rPr>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оцінювання проєкту в конкурсі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Передові дослідження в галузі математичних, природничих і технічних наук</w:t>
            </w:r>
            <w:r w:rsidDel="00000000" w:rsidR="00000000" w:rsidRPr="00000000">
              <w:rPr>
                <w:b w:val="1"/>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застосовуються такі критерії, вагові коефіцієнти та форма:</w:t>
            </w:r>
          </w:p>
          <w:tbl>
            <w:tblPr>
              <w:tblStyle w:val="Table3"/>
              <w:tblW w:w="6685.999999999999"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3579"/>
              <w:gridCol w:w="1802"/>
              <w:gridCol w:w="1305"/>
              <w:tblGridChange w:id="0">
                <w:tblGrid>
                  <w:gridCol w:w="3579"/>
                  <w:gridCol w:w="1802"/>
                  <w:gridCol w:w="1305"/>
                </w:tblGrid>
              </w:tblGridChange>
            </w:tblGrid>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ритерії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оцінювання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Шкала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оцінювання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Ваговий коефіцієнт</w:t>
                  </w:r>
                  <w:r w:rsidDel="00000000" w:rsidR="00000000" w:rsidRPr="00000000">
                    <w:rPr>
                      <w:rtl w:val="0"/>
                    </w:rPr>
                  </w:r>
                </w:p>
              </w:tc>
            </w:tr>
            <w:tr>
              <w:trPr>
                <w:cantSplit w:val="0"/>
                <w:trHeight w:val="562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520.0" w:type="dxa"/>
                    <w:bottom w:w="80.0" w:type="dxa"/>
                    <w:right w:w="80.0" w:type="dxa"/>
                  </w:tcMa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Якість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запланованого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дослідження</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цьому розділі передбачено оцінку обґрунтування та значущості  наукового проєкту, його спрямованості на вирішення актуальної (нагальної) наукової проблеми, чіткості формулювання мети і завдань, їхньої відповідності сучасному рівню наукових досягнень, новизни наукової ідеї, оригінальності наукової гіпотези, коректності вибору методології та методів дослідження для перевірки наукової гіпотези.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Кількість балів за </w:t>
                  </w:r>
                  <w:r w:rsidDel="00000000" w:rsidR="00000000" w:rsidRPr="00000000">
                    <w:rPr>
                      <w:b w:val="1"/>
                      <w:i w:val="0"/>
                      <w:smallCaps w:val="0"/>
                      <w:strike w:val="0"/>
                      <w:sz w:val="24"/>
                      <w:szCs w:val="24"/>
                      <w:u w:val="none"/>
                      <w:shd w:fill="auto" w:val="clear"/>
                      <w:vertAlign w:val="baseline"/>
                      <w:rtl w:val="0"/>
                    </w:rPr>
                    <w:t xml:space="preserve">аспектом</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вираховується як середнє арифметичне зважене балів за критеріями</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tl w:val="0"/>
                    </w:rPr>
                  </w:r>
                </w:p>
              </w:tc>
            </w:tr>
            <w:tr>
              <w:trPr>
                <w:cantSplit w:val="0"/>
                <w:trHeight w:val="225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Мотивація і обґрунтованість наукової концепції:</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 адекватно та з відповідними посиланнями описано актуальний стан досліджень і проблеми, які потребують вирішення.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222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Новизна наукових ідей (у тому числі з позицій міждисциплінарності у разі, якщо дослідження має мультидисциплінарний характер)</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08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Ясність та актуальність сформульованої мети і завдань дослідження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87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Адекватність запропонованих підходів та методів дослідження, їхня відповідність меті та завданням проєкту.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83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Середній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зважений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6789"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80.0" w:type="dxa"/>
                    <w:left w:w="520.0" w:type="dxa"/>
                    <w:bottom w:w="80.0" w:type="dxa"/>
                    <w:right w:w="80.0" w:type="dxa"/>
                  </w:tcMa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Значущість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подальшого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розвитку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техніки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технологій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суспільства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(відповідно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спрямування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межах цього розділу передбачено оцінку чіткості визначення й аргументованості перспективи подальшого застосування результатів дослідження з метою розвитку науки і нових технологій, а також можливостей впровадження результатів дослідження в економічній та суспільній сферах. Ураховується повнота і потенційна ефективність оприлюднення результатів дослідження, можливість комерціалізації набутків проєкту.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80.0" w:type="dxa"/>
                    <w:left w:w="80.0" w:type="dxa"/>
                    <w:bottom w:w="80.0" w:type="dxa"/>
                    <w:right w:w="80.0" w:type="dxa"/>
                  </w:tcMa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Кількість балів за </w:t>
                  </w:r>
                  <w:r w:rsidDel="00000000" w:rsidR="00000000" w:rsidRPr="00000000">
                    <w:rPr>
                      <w:i w:val="0"/>
                      <w:smallCaps w:val="0"/>
                      <w:strike w:val="0"/>
                      <w:sz w:val="24"/>
                      <w:szCs w:val="24"/>
                      <w:u w:val="none"/>
                      <w:shd w:fill="auto" w:val="clear"/>
                      <w:vertAlign w:val="baseline"/>
                      <w:rtl w:val="0"/>
                    </w:rPr>
                    <w:t xml:space="preserve">аспектом</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вираховується як середнє арифметичне зважене балів за критеріями</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80.0" w:type="dxa"/>
                    <w:left w:w="80.0" w:type="dxa"/>
                    <w:bottom w:w="80.0" w:type="dxa"/>
                    <w:right w:w="80.0" w:type="dxa"/>
                  </w:tcMa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b w:val="1"/>
                      <w:sz w:val="24"/>
                      <w:szCs w:val="24"/>
                      <w:rtl w:val="0"/>
                    </w:rPr>
                    <w:t xml:space="preserve">1</w:t>
                  </w:r>
                  <w:r w:rsidDel="00000000" w:rsidR="00000000" w:rsidRPr="00000000">
                    <w:rPr>
                      <w:rtl w:val="0"/>
                    </w:rPr>
                  </w:r>
                </w:p>
              </w:tc>
            </w:tr>
            <w:tr>
              <w:trPr>
                <w:cantSplit w:val="0"/>
                <w:trHeight w:val="338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Потенційна важливість очікуваних результатів та отримання нових знань, розбудова нових підходів і технологій та/або їхнє значення для розв'язання актуальних практичних наукових / технічних /  суспільних проблем.</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373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Ефективність та доречність запланованих шляхів оприлюднення/використання результатів дослідження (очікувані фахові публікації, виступи на міжнародних наукових  конференціях, поширення результатів дослідження серед громадськості).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0" w:type="dxa"/>
                    <w:bottom w:w="80.0" w:type="dxa"/>
                    <w:right w:w="80.0" w:type="dxa"/>
                  </w:tcMa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07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Середній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зважений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6411"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520.0" w:type="dxa"/>
                    <w:bottom w:w="80.0" w:type="dxa"/>
                    <w:right w:w="80.0" w:type="dxa"/>
                  </w:tcMa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Якість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реалістичність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запропонованого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плану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виконання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межах цього розділу оцінюється обґрунтованість плану роботи і чіткість проміжних цілей, їхня логічна послідовність; чіткість опису запланованих завдань із зазначенням конкретних результатів, які можуть бути перевірені; узгодженість складності завдань із їхніми часовими рамками; відповідність обладнання та матеріалів, зазначених як необхідні для виконання проєкту, реалізації його мети та завдань; чіткість опису обладнання і матеріалів та адекватність їхньої ціни в бюджеті.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Кількість балів за </w:t>
                  </w:r>
                  <w:r w:rsidDel="00000000" w:rsidR="00000000" w:rsidRPr="00000000">
                    <w:rPr>
                      <w:i w:val="0"/>
                      <w:smallCaps w:val="0"/>
                      <w:strike w:val="0"/>
                      <w:sz w:val="24"/>
                      <w:szCs w:val="24"/>
                      <w:u w:val="none"/>
                      <w:shd w:fill="auto" w:val="clear"/>
                      <w:vertAlign w:val="baseline"/>
                      <w:rtl w:val="0"/>
                    </w:rPr>
                    <w:t xml:space="preserve">аспектом</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вираховується як середнє арифметичне зважене балів за критеріями</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0,3</w:t>
                  </w:r>
                  <w:r w:rsidDel="00000000" w:rsidR="00000000" w:rsidRPr="00000000">
                    <w:rPr>
                      <w:rtl w:val="0"/>
                    </w:rPr>
                  </w:r>
                </w:p>
              </w:tc>
            </w:tr>
            <w:tr>
              <w:trPr>
                <w:cantSplit w:val="0"/>
                <w:trHeight w:val="259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500.0" w:type="dxa"/>
                    <w:bottom w:w="80.0" w:type="dxa"/>
                    <w:right w:w="80.0" w:type="dxa"/>
                  </w:tcMa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Обґрунтованість плану роботи, відповідність часових рамок складності сформульованих етапів та завдань, чіткість проміжних цілей, їхня логічна послідовність,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0" w:type="dxa"/>
                    <w:bottom w:w="80.0" w:type="dxa"/>
                    <w:right w:w="80.0" w:type="dxa"/>
                  </w:tcMa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500.0" w:type="dxa"/>
                    <w:bottom w:w="80.0" w:type="dxa"/>
                    <w:right w:w="80.0" w:type="dxa"/>
                  </w:tcMa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Відповідність матеріально-технічної бази, обладнання (наявного та запланованого) поставленим завданням</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0" w:type="dxa"/>
                    <w:bottom w:w="80.0" w:type="dxa"/>
                    <w:right w:w="80.0" w:type="dxa"/>
                  </w:tcM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1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500.0" w:type="dxa"/>
                    <w:bottom w:w="80.0" w:type="dxa"/>
                    <w:right w:w="80.0" w:type="dxa"/>
                  </w:tcMa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Збалансованість та обґрунтованість загального бюджету проєкту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4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500.0" w:type="dxa"/>
                    <w:bottom w:w="80.0" w:type="dxa"/>
                    <w:right w:w="80.0" w:type="dxa"/>
                  </w:tcM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Наявність і обґрунтованість оцінки можливих ризиків та передбачення шляхів їх запобігання чи вирішення.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Коментарі:</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83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Середній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зважений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565" w:hRule="atLeast"/>
                <w:tblHeader w:val="0"/>
              </w:trPr>
              <w:tc>
                <w:tcPr>
                  <w:gridSpan w:val="3"/>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320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520.0" w:type="dxa"/>
                    <w:bottom w:w="80.0" w:type="dxa"/>
                    <w:right w:w="80.0" w:type="dxa"/>
                  </w:tcM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Науковий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доробок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виконавців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до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Кількість балів за </w:t>
                  </w:r>
                  <w:r w:rsidDel="00000000" w:rsidR="00000000" w:rsidRPr="00000000">
                    <w:rPr>
                      <w:i w:val="0"/>
                      <w:smallCaps w:val="0"/>
                      <w:strike w:val="0"/>
                      <w:sz w:val="24"/>
                      <w:szCs w:val="24"/>
                      <w:u w:val="none"/>
                      <w:shd w:fill="auto" w:val="clear"/>
                      <w:vertAlign w:val="baseline"/>
                      <w:rtl w:val="0"/>
                    </w:rPr>
                    <w:t xml:space="preserve">аспектом</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вираховується як середнє арифметичне зважене балів за критеріями</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b w:val="1"/>
                      <w:sz w:val="24"/>
                      <w:szCs w:val="24"/>
                      <w:rtl w:val="0"/>
                    </w:rPr>
                    <w:t xml:space="preserve">4</w:t>
                  </w:r>
                  <w:r w:rsidDel="00000000" w:rsidR="00000000" w:rsidRPr="00000000">
                    <w:rPr>
                      <w:rtl w:val="0"/>
                    </w:rPr>
                  </w:r>
                </w:p>
              </w:tc>
            </w:tr>
            <w:tr>
              <w:trPr>
                <w:cantSplit w:val="0"/>
                <w:trHeight w:val="83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Якість публікацій керівника проєкту за останні 10  років.</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440.0" w:type="dxa"/>
                    <w:bottom w:w="80.0" w:type="dxa"/>
                    <w:right w:w="80.0" w:type="dxa"/>
                  </w:tcM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   </w:t>
                  </w:r>
                  <w:r w:rsidDel="00000000" w:rsidR="00000000" w:rsidRPr="00000000">
                    <w:rPr>
                      <w:rtl w:val="0"/>
                    </w:rPr>
                  </w:r>
                </w:p>
              </w:tc>
            </w:tr>
            <w:tr>
              <w:trPr>
                <w:cantSplit w:val="0"/>
                <w:trHeight w:val="8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Якість публікацій виконавців проєкту за останні 10 років</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r w:rsidDel="00000000" w:rsidR="00000000" w:rsidRPr="00000000">
                    <w:rPr>
                      <w:rtl w:val="0"/>
                    </w:rPr>
                  </w:r>
                </w:p>
              </w:tc>
            </w:tr>
            <w:tr>
              <w:trPr>
                <w:cantSplit w:val="0"/>
                <w:trHeight w:val="187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440.0" w:type="dxa"/>
                    <w:bottom w:w="80.0" w:type="dxa"/>
                    <w:right w:w="80.0" w:type="dxa"/>
                  </w:tcM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283.4645669291337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Збалансованість команди виконавців: відповідність кількості виконавців та рівня їхньої кваліфікації меті та завданням проєкту.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r w:rsidDel="00000000" w:rsidR="00000000" w:rsidRPr="00000000">
                    <w:rPr>
                      <w:rtl w:val="0"/>
                    </w:rPr>
                  </w:r>
                </w:p>
              </w:tc>
            </w:tr>
            <w:tr>
              <w:trPr>
                <w:cantSplit w:val="0"/>
                <w:trHeight w:val="225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440.0" w:type="dxa"/>
                    <w:bottom w:w="80.0" w:type="dxa"/>
                    <w:right w:w="80.0" w:type="dxa"/>
                  </w:tcM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283.4645669291337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Участь керівника та виконавців проєкту в наукових програмах, фінансованих вітчизняними та міжнародними організаціями і установами (зокрема, грантами) за останні 5 років.</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r w:rsidDel="00000000" w:rsidR="00000000" w:rsidRPr="00000000">
                    <w:rPr>
                      <w:rtl w:val="0"/>
                    </w:rPr>
                  </w:r>
                </w:p>
              </w:tc>
            </w:tr>
            <w:tr>
              <w:trPr>
                <w:cantSplit w:val="0"/>
                <w:trHeight w:val="83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Середній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зважений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245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Загальний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проєкту: середнє</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арифметичне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зважене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балів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sz w:val="24"/>
                      <w:szCs w:val="24"/>
                      <w:u w:val="none"/>
                      <w:shd w:fill="auto" w:val="clear"/>
                      <w:vertAlign w:val="baseline"/>
                      <w:rtl w:val="0"/>
                    </w:rPr>
                    <w:t xml:space="preserve">аспектами</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помножене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80.0" w:type="dxa"/>
                    <w:left w:w="80.0" w:type="dxa"/>
                    <w:bottom w:w="80.0" w:type="dxa"/>
                    <w:right w:w="80.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2A1">
            <w:pPr>
              <w:jc w:val="both"/>
              <w:rPr/>
            </w:pPr>
            <w:r w:rsidDel="00000000" w:rsidR="00000000" w:rsidRPr="00000000">
              <w:rPr>
                <w:rtl w:val="0"/>
              </w:rPr>
            </w:r>
          </w:p>
        </w:tc>
        <w:tc>
          <w:tcPr/>
          <w:p w:rsidR="00000000" w:rsidDel="00000000" w:rsidP="00000000" w:rsidRDefault="00000000" w:rsidRPr="00000000" w14:paraId="000002A2">
            <w:pPr>
              <w:rPr>
                <w:sz w:val="24"/>
                <w:szCs w:val="24"/>
              </w:rPr>
            </w:pPr>
            <w:r w:rsidDel="00000000" w:rsidR="00000000" w:rsidRPr="00000000">
              <w:rPr>
                <w:rtl w:val="0"/>
              </w:rPr>
              <w:t xml:space="preserve">1.</w:t>
            </w:r>
            <w:r w:rsidDel="00000000" w:rsidR="00000000" w:rsidRPr="00000000">
              <w:rPr>
                <w:sz w:val="24"/>
                <w:szCs w:val="24"/>
                <w:rtl w:val="0"/>
              </w:rPr>
              <w:t xml:space="preserve"> Projects are evaluated by independent experts according to the form and criteria approved by the Scientific Council of the Foundation.</w:t>
            </w:r>
          </w:p>
          <w:p w:rsidR="00000000" w:rsidDel="00000000" w:rsidP="00000000" w:rsidRDefault="00000000" w:rsidRPr="00000000" w14:paraId="000002A3">
            <w:pPr>
              <w:rPr>
                <w:sz w:val="24"/>
                <w:szCs w:val="24"/>
              </w:rPr>
            </w:pPr>
            <w:r w:rsidDel="00000000" w:rsidR="00000000" w:rsidRPr="00000000">
              <w:rPr>
                <w:sz w:val="24"/>
                <w:szCs w:val="24"/>
                <w:rtl w:val="0"/>
              </w:rPr>
              <w:t xml:space="preserve">2. Each project is evaluated on the following aspects with appropriate weights:</w:t>
            </w:r>
          </w:p>
          <w:p w:rsidR="00000000" w:rsidDel="00000000" w:rsidP="00000000" w:rsidRDefault="00000000" w:rsidRPr="00000000" w14:paraId="000002A4">
            <w:pPr>
              <w:rPr>
                <w:sz w:val="24"/>
                <w:szCs w:val="24"/>
              </w:rPr>
            </w:pPr>
            <w:r w:rsidDel="00000000" w:rsidR="00000000" w:rsidRPr="00000000">
              <w:rPr>
                <w:sz w:val="24"/>
                <w:szCs w:val="24"/>
                <w:rtl w:val="0"/>
              </w:rPr>
              <w:t xml:space="preserve">●   The quality of the planned research – 0,2;</w:t>
            </w:r>
          </w:p>
          <w:p w:rsidR="00000000" w:rsidDel="00000000" w:rsidP="00000000" w:rsidRDefault="00000000" w:rsidRPr="00000000" w14:paraId="000002A5">
            <w:pPr>
              <w:rPr>
                <w:sz w:val="24"/>
                <w:szCs w:val="24"/>
              </w:rPr>
            </w:pPr>
            <w:r w:rsidDel="00000000" w:rsidR="00000000" w:rsidRPr="00000000">
              <w:rPr>
                <w:sz w:val="24"/>
                <w:szCs w:val="24"/>
                <w:rtl w:val="0"/>
              </w:rPr>
              <w:t xml:space="preserve">●   Significance of the project - 0,1;</w:t>
            </w:r>
          </w:p>
          <w:p w:rsidR="00000000" w:rsidDel="00000000" w:rsidP="00000000" w:rsidRDefault="00000000" w:rsidRPr="00000000" w14:paraId="000002A6">
            <w:pPr>
              <w:rPr>
                <w:sz w:val="24"/>
                <w:szCs w:val="24"/>
              </w:rPr>
            </w:pPr>
            <w:r w:rsidDel="00000000" w:rsidR="00000000" w:rsidRPr="00000000">
              <w:rPr>
                <w:sz w:val="24"/>
                <w:szCs w:val="24"/>
                <w:rtl w:val="0"/>
              </w:rPr>
              <w:t xml:space="preserve">●   Quality and realism of the proposed project implementation plan – 0,3;</w:t>
            </w:r>
          </w:p>
          <w:p w:rsidR="00000000" w:rsidDel="00000000" w:rsidP="00000000" w:rsidRDefault="00000000" w:rsidRPr="00000000" w14:paraId="000002A7">
            <w:pPr>
              <w:rPr>
                <w:sz w:val="24"/>
                <w:szCs w:val="24"/>
              </w:rPr>
            </w:pPr>
            <w:r w:rsidDel="00000000" w:rsidR="00000000" w:rsidRPr="00000000">
              <w:rPr>
                <w:sz w:val="24"/>
                <w:szCs w:val="24"/>
                <w:rtl w:val="0"/>
              </w:rPr>
              <w:t xml:space="preserve">●   Scientific achievements of the project executors – 0,4.</w:t>
            </w:r>
          </w:p>
          <w:p w:rsidR="00000000" w:rsidDel="00000000" w:rsidP="00000000" w:rsidRDefault="00000000" w:rsidRPr="00000000" w14:paraId="000002A8">
            <w:pPr>
              <w:rPr>
                <w:sz w:val="24"/>
                <w:szCs w:val="24"/>
              </w:rPr>
            </w:pPr>
            <w:r w:rsidDel="00000000" w:rsidR="00000000" w:rsidRPr="00000000">
              <w:rPr>
                <w:rtl w:val="0"/>
              </w:rPr>
              <w:t xml:space="preserve">3.</w:t>
            </w:r>
            <w:r w:rsidDel="00000000" w:rsidR="00000000" w:rsidRPr="00000000">
              <w:rPr>
                <w:sz w:val="24"/>
                <w:szCs w:val="24"/>
                <w:rtl w:val="0"/>
              </w:rPr>
              <w:t xml:space="preserve"> Each aspect includes several evaluation criteria that have their own weights.</w:t>
            </w:r>
          </w:p>
          <w:p w:rsidR="00000000" w:rsidDel="00000000" w:rsidP="00000000" w:rsidRDefault="00000000" w:rsidRPr="00000000" w14:paraId="000002A9">
            <w:pPr>
              <w:rPr>
                <w:sz w:val="24"/>
                <w:szCs w:val="24"/>
              </w:rPr>
            </w:pPr>
            <w:r w:rsidDel="00000000" w:rsidR="00000000" w:rsidRPr="00000000">
              <w:rPr>
                <w:sz w:val="24"/>
                <w:szCs w:val="24"/>
                <w:rtl w:val="0"/>
              </w:rPr>
              <w:t xml:space="preserve">4. Evaluation of each criterion is carried out by an expert on a 5-point scale with the obligatory provision of appropriate justification.</w:t>
            </w:r>
          </w:p>
          <w:p w:rsidR="00000000" w:rsidDel="00000000" w:rsidP="00000000" w:rsidRDefault="00000000" w:rsidRPr="00000000" w14:paraId="000002AA">
            <w:pPr>
              <w:rPr>
                <w:sz w:val="24"/>
                <w:szCs w:val="24"/>
              </w:rPr>
            </w:pPr>
            <w:r w:rsidDel="00000000" w:rsidR="00000000" w:rsidRPr="00000000">
              <w:rPr>
                <w:sz w:val="24"/>
                <w:szCs w:val="24"/>
                <w:rtl w:val="0"/>
              </w:rPr>
              <w:t xml:space="preserve">5. The number of points for an aspect is calculated as the arithmetic mean of the weighted points according to the evaluation criteria for this aspect.</w:t>
            </w:r>
          </w:p>
          <w:p w:rsidR="00000000" w:rsidDel="00000000" w:rsidP="00000000" w:rsidRDefault="00000000" w:rsidRPr="00000000" w14:paraId="000002AB">
            <w:pPr>
              <w:rPr>
                <w:sz w:val="24"/>
                <w:szCs w:val="24"/>
              </w:rPr>
            </w:pPr>
            <w:r w:rsidDel="00000000" w:rsidR="00000000" w:rsidRPr="00000000">
              <w:rPr>
                <w:sz w:val="24"/>
                <w:szCs w:val="24"/>
                <w:rtl w:val="0"/>
              </w:rPr>
              <w:t xml:space="preserve">6. The total number of project points is calculated as the arithmetic mean of the weighted points by aspects, multiplied by 20.</w:t>
            </w:r>
          </w:p>
          <w:p w:rsidR="00000000" w:rsidDel="00000000" w:rsidP="00000000" w:rsidRDefault="00000000" w:rsidRPr="00000000" w14:paraId="000002AC">
            <w:pPr>
              <w:rPr/>
            </w:pPr>
            <w:r w:rsidDel="00000000" w:rsidR="00000000" w:rsidRPr="00000000">
              <w:rPr>
                <w:sz w:val="24"/>
                <w:szCs w:val="24"/>
                <w:rtl w:val="0"/>
              </w:rPr>
              <w:t xml:space="preserve">7. During the evaluation of the project for each criterion a 5-point scale with the following value of points is used:</w:t>
            </w:r>
            <w:r w:rsidDel="00000000" w:rsidR="00000000" w:rsidRPr="00000000">
              <w:rPr>
                <w:rtl w:val="0"/>
              </w:rPr>
            </w:r>
          </w:p>
          <w:p w:rsidR="00000000" w:rsidDel="00000000" w:rsidP="00000000" w:rsidRDefault="00000000" w:rsidRPr="00000000" w14:paraId="000002AD">
            <w:pPr>
              <w:tabs>
                <w:tab w:val="left" w:pos="1134"/>
              </w:tabs>
              <w:ind w:left="0" w:firstLine="0"/>
              <w:jc w:val="both"/>
              <w:rPr/>
            </w:pPr>
            <w:r w:rsidDel="00000000" w:rsidR="00000000" w:rsidRPr="00000000">
              <w:rPr>
                <w:rtl w:val="0"/>
              </w:rPr>
            </w:r>
          </w:p>
          <w:tbl>
            <w:tblPr>
              <w:tblStyle w:val="Table4"/>
              <w:tblW w:w="6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2.5"/>
              <w:gridCol w:w="3462.5"/>
              <w:tblGridChange w:id="0">
                <w:tblGrid>
                  <w:gridCol w:w="3462.5"/>
                  <w:gridCol w:w="34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The project does not meet the criteria or can not be assessed due to lack of or incomplete information provided by this criterion.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rtl w:val="0"/>
                    </w:rPr>
                    <w:t xml:space="preserve">1. Bad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Information on the criteria evaluated are not  presented properly or it has critical flaws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rtl w:val="0"/>
                    </w:rPr>
                    <w:t xml:space="preserve">2. Satisfactorily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In general, the project meets the criteria, but there are significant shortcomings.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rtl w:val="0"/>
                    </w:rPr>
                    <w:t xml:space="preserve">3. 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The project meets the criteria, but there are some shortcomings.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rtl w:val="0"/>
                    </w:rPr>
                    <w:t xml:space="preserve">4.Very 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The project meets the criteria very well, but improvements are possible.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rtl w:val="0"/>
                    </w:rPr>
                    <w:t xml:space="preserve">5. Perfect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t xml:space="preserve">The indicator fully meets the criteria.</w:t>
                  </w:r>
                  <w:r w:rsidDel="00000000" w:rsidR="00000000" w:rsidRPr="00000000">
                    <w:rPr>
                      <w:rtl w:val="0"/>
                    </w:rPr>
                  </w:r>
                </w:p>
              </w:tc>
            </w:tr>
          </w:tbl>
          <w:p w:rsidR="00000000" w:rsidDel="00000000" w:rsidP="00000000" w:rsidRDefault="00000000" w:rsidRPr="00000000" w14:paraId="000002BA">
            <w:pPr>
              <w:tabs>
                <w:tab w:val="left" w:pos="1134"/>
              </w:tabs>
              <w:ind w:left="0" w:firstLine="0"/>
              <w:jc w:val="both"/>
              <w:rPr>
                <w:sz w:val="24"/>
                <w:szCs w:val="24"/>
              </w:rPr>
            </w:pPr>
            <w:r w:rsidDel="00000000" w:rsidR="00000000" w:rsidRPr="00000000">
              <w:rPr>
                <w:sz w:val="24"/>
                <w:szCs w:val="24"/>
                <w:rtl w:val="0"/>
              </w:rPr>
              <w:t xml:space="preserve">The following criteria, weights and form are used to evaluate the project in the call "</w:t>
            </w:r>
            <w:r w:rsidDel="00000000" w:rsidR="00000000" w:rsidRPr="00000000">
              <w:rPr>
                <w:b w:val="1"/>
                <w:rtl w:val="0"/>
              </w:rPr>
              <w:t xml:space="preserve">Cutting-edge investigations in mathematical, natural and technical sciences </w:t>
            </w:r>
            <w:r w:rsidDel="00000000" w:rsidR="00000000" w:rsidRPr="00000000">
              <w:rPr>
                <w:sz w:val="24"/>
                <w:szCs w:val="24"/>
                <w:rtl w:val="0"/>
              </w:rPr>
              <w:t xml:space="preserve">":</w:t>
            </w:r>
          </w:p>
          <w:p w:rsidR="00000000" w:rsidDel="00000000" w:rsidP="00000000" w:rsidRDefault="00000000" w:rsidRPr="00000000" w14:paraId="000002BB">
            <w:pPr>
              <w:tabs>
                <w:tab w:val="left" w:pos="1134"/>
              </w:tabs>
              <w:ind w:left="0" w:firstLine="0"/>
              <w:jc w:val="both"/>
              <w:rPr>
                <w:sz w:val="24"/>
                <w:szCs w:val="24"/>
              </w:rPr>
            </w:pPr>
            <w:r w:rsidDel="00000000" w:rsidR="00000000" w:rsidRPr="00000000">
              <w:rPr>
                <w:rtl w:val="0"/>
              </w:rPr>
            </w:r>
          </w:p>
          <w:tbl>
            <w:tblPr>
              <w:tblStyle w:val="Table5"/>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2130"/>
              <w:gridCol w:w="1350"/>
              <w:tblGridChange w:id="0">
                <w:tblGrid>
                  <w:gridCol w:w="3675"/>
                  <w:gridCol w:w="213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Evaluation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b w:val="1"/>
                    </w:rPr>
                  </w:pPr>
                  <w:r w:rsidDel="00000000" w:rsidR="00000000" w:rsidRPr="00000000">
                    <w:rPr>
                      <w:b w:val="1"/>
                      <w:rtl w:val="0"/>
                    </w:rPr>
                    <w:t xml:space="preserve">Rating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Weighting 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120" w:line="276" w:lineRule="auto"/>
                    <w:ind w:left="1020" w:hanging="300"/>
                    <w:jc w:val="both"/>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The quality of the planned research</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section provides an assessment of the justification of the research project, its focus on solving current (urgent) scientific problems, clarity of goal and objectives, their compliance with the current level of scientific achievements, novelty of scientific ideas, originality of scientific hypothesis, correct choice of methodology and research methods hypotheses.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240" w:before="240" w:lineRule="auto"/>
                    <w:jc w:val="center"/>
                    <w:rPr>
                      <w:b w:val="1"/>
                    </w:rPr>
                  </w:pPr>
                  <w:r w:rsidDel="00000000" w:rsidR="00000000" w:rsidRPr="00000000">
                    <w:rPr>
                      <w:b w:val="1"/>
                      <w:rtl w:val="0"/>
                    </w:rPr>
                    <w:t xml:space="preserve">From 0 to 5</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points on the aspect is calculated as the arithmetic mean of the weighted points on the criteria </w:t>
                  </w:r>
                  <w:r w:rsidDel="00000000" w:rsidR="00000000" w:rsidRPr="00000000">
                    <w:rPr>
                      <w:b w:val="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240" w:before="240" w:line="276" w:lineRule="auto"/>
                    <w:ind w:left="720" w:firstLine="0"/>
                    <w:jc w:val="both"/>
                    <w:rPr/>
                  </w:pPr>
                  <w:r w:rsidDel="00000000" w:rsidR="00000000" w:rsidRPr="00000000">
                    <w:rPr>
                      <w:b w:val="1"/>
                      <w:rtl w:val="0"/>
                    </w:rPr>
                    <w:t xml:space="preserve">1.1.</w:t>
                  </w:r>
                  <w:r w:rsidDel="00000000" w:rsidR="00000000" w:rsidRPr="00000000">
                    <w:rPr>
                      <w:sz w:val="14"/>
                      <w:szCs w:val="14"/>
                      <w:rtl w:val="0"/>
                    </w:rPr>
                    <w:t xml:space="preserve">  </w:t>
                  </w:r>
                  <w:r w:rsidDel="00000000" w:rsidR="00000000" w:rsidRPr="00000000">
                    <w:rPr>
                      <w:b w:val="1"/>
                      <w:sz w:val="23"/>
                      <w:szCs w:val="23"/>
                      <w:rtl w:val="0"/>
                    </w:rPr>
                    <w:t xml:space="preserve"> </w:t>
                  </w:r>
                  <w:r w:rsidDel="00000000" w:rsidR="00000000" w:rsidRPr="00000000">
                    <w:rPr>
                      <w:rtl w:val="0"/>
                    </w:rPr>
                    <w:t xml:space="preserve">Motivation and validity of the scientific concept: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whether the current state of research and the problems that need to be solved are adequate and with appropriate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tabs>
                      <w:tab w:val="left" w:pos="1134"/>
                    </w:tabs>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tabs>
                      <w:tab w:val="left" w:pos="1134"/>
                    </w:tabs>
                    <w:jc w:val="center"/>
                    <w:rPr/>
                  </w:pPr>
                  <w:r w:rsidDel="00000000" w:rsidR="00000000" w:rsidRPr="00000000">
                    <w:rPr>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1.2.</w:t>
                  </w:r>
                  <w:r w:rsidDel="00000000" w:rsidR="00000000" w:rsidRPr="00000000">
                    <w:rPr>
                      <w:sz w:val="14"/>
                      <w:szCs w:val="14"/>
                      <w:rtl w:val="0"/>
                    </w:rPr>
                    <w:t xml:space="preserve">  </w:t>
                  </w:r>
                  <w:r w:rsidDel="00000000" w:rsidR="00000000" w:rsidRPr="00000000">
                    <w:rPr>
                      <w:rtl w:val="0"/>
                    </w:rPr>
                    <w:t xml:space="preserve">Novelty of scientific ideas (including from the standpoint of interdisciplinarity if the research is multidisciplinary)</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CC">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tabs>
                      <w:tab w:val="left" w:pos="1134"/>
                    </w:tabs>
                    <w:jc w:val="center"/>
                    <w:rPr/>
                  </w:pPr>
                  <w:r w:rsidDel="00000000" w:rsidR="00000000" w:rsidRPr="00000000">
                    <w:rPr>
                      <w:rtl w:val="0"/>
                    </w:rPr>
                    <w:t xml:space="preserve">0.3</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1.3.</w:t>
                  </w:r>
                  <w:r w:rsidDel="00000000" w:rsidR="00000000" w:rsidRPr="00000000">
                    <w:rPr>
                      <w:sz w:val="14"/>
                      <w:szCs w:val="14"/>
                      <w:rtl w:val="0"/>
                    </w:rPr>
                    <w:t xml:space="preserve">  </w:t>
                  </w:r>
                  <w:r w:rsidDel="00000000" w:rsidR="00000000" w:rsidRPr="00000000">
                    <w:rPr>
                      <w:rtl w:val="0"/>
                    </w:rPr>
                    <w:t xml:space="preserve">Clarity and relevance of the stated purpose and objectives of the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tabs>
                      <w:tab w:val="left" w:pos="1134"/>
                    </w:tabs>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tabs>
                      <w:tab w:val="left" w:pos="1134"/>
                    </w:tabs>
                    <w:jc w:val="center"/>
                    <w:rPr/>
                  </w:pPr>
                  <w:r w:rsidDel="00000000" w:rsidR="00000000" w:rsidRPr="00000000">
                    <w:rPr>
                      <w:rtl w:val="0"/>
                    </w:rPr>
                    <w:t xml:space="preserve">0.2</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1.4.</w:t>
                  </w:r>
                  <w:r w:rsidDel="00000000" w:rsidR="00000000" w:rsidRPr="00000000">
                    <w:rPr>
                      <w:sz w:val="14"/>
                      <w:szCs w:val="14"/>
                      <w:rtl w:val="0"/>
                    </w:rPr>
                    <w:t xml:space="preserve">  </w:t>
                  </w:r>
                  <w:r w:rsidDel="00000000" w:rsidR="00000000" w:rsidRPr="00000000">
                    <w:rPr>
                      <w:rtl w:val="0"/>
                    </w:rPr>
                    <w:t xml:space="preserve">Adequacy of the proposed approaches and research methods, their compliance with the purpose and objectives of the project.</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DA">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tabs>
                      <w:tab w:val="left" w:pos="1134"/>
                    </w:tabs>
                    <w:jc w:val="center"/>
                    <w:rPr/>
                  </w:pPr>
                  <w:r w:rsidDel="00000000" w:rsidR="00000000" w:rsidRPr="00000000">
                    <w:rPr>
                      <w:rtl w:val="0"/>
                    </w:rPr>
                    <w:t xml:space="preserve">0.2</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Average weighted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3">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2E4">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2E5">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2E6">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2E7">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2E8">
            <w:pPr>
              <w:tabs>
                <w:tab w:val="left" w:pos="1134"/>
              </w:tabs>
              <w:ind w:left="0" w:firstLine="0"/>
              <w:jc w:val="both"/>
              <w:rPr>
                <w:sz w:val="24"/>
                <w:szCs w:val="24"/>
              </w:rPr>
            </w:pPr>
            <w:r w:rsidDel="00000000" w:rsidR="00000000" w:rsidRPr="00000000">
              <w:rPr>
                <w:rtl w:val="0"/>
              </w:rPr>
            </w:r>
          </w:p>
          <w:tbl>
            <w:tblPr>
              <w:tblStyle w:val="Table6"/>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2145"/>
              <w:gridCol w:w="1395"/>
              <w:tblGridChange w:id="0">
                <w:tblGrid>
                  <w:gridCol w:w="3615"/>
                  <w:gridCol w:w="2145"/>
                  <w:gridCol w:w="1395"/>
                </w:tblGrid>
              </w:tblGridChange>
            </w:tblGrid>
            <w:tr>
              <w:trPr>
                <w:cantSplit w:val="0"/>
                <w:trHeight w:val="650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240" w:before="240" w:line="276" w:lineRule="auto"/>
                    <w:ind w:left="1320" w:hanging="440"/>
                    <w:jc w:val="both"/>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Significance of the project for further development of science / technology / technology / society (according to the direction of the project)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section provides an assessment of the clarity of definition and argumentation of the prospects for further application of research results for the development of science and new technologies, as well as the possibility of implementing research results in the economic and social spheres. The completeness and potential efficiency of publication of research results, the possibility of commercialization of project achievements are taken into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240" w:before="240" w:lineRule="auto"/>
                    <w:jc w:val="both"/>
                    <w:rPr>
                      <w:b w:val="1"/>
                    </w:rPr>
                  </w:pPr>
                  <w:r w:rsidDel="00000000" w:rsidR="00000000" w:rsidRPr="00000000">
                    <w:rPr>
                      <w:b w:val="1"/>
                      <w:rtl w:val="0"/>
                    </w:rPr>
                    <w:t xml:space="preserve">From 0 to 5</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points on the aspect is calculated as the arithmetic mean of the weighted points on the criteria </w:t>
                  </w:r>
                  <w:r w:rsidDel="00000000" w:rsidR="00000000" w:rsidRPr="00000000">
                    <w:rPr>
                      <w:b w:val="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tabs>
                      <w:tab w:val="left" w:pos="1134"/>
                    </w:tabs>
                    <w:jc w:val="center"/>
                    <w:rPr/>
                  </w:pPr>
                  <w:r w:rsidDel="00000000" w:rsidR="00000000" w:rsidRPr="00000000">
                    <w:rPr>
                      <w:b w:val="1"/>
                      <w:rtl w:val="0"/>
                    </w:rPr>
                    <w:t xml:space="preserve">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2.1.</w:t>
                  </w:r>
                  <w:r w:rsidDel="00000000" w:rsidR="00000000" w:rsidRPr="00000000">
                    <w:rPr>
                      <w:sz w:val="14"/>
                      <w:szCs w:val="14"/>
                      <w:rtl w:val="0"/>
                    </w:rPr>
                    <w:t xml:space="preserve">  </w:t>
                  </w:r>
                  <w:r w:rsidDel="00000000" w:rsidR="00000000" w:rsidRPr="00000000">
                    <w:rPr>
                      <w:rtl w:val="0"/>
                    </w:rPr>
                    <w:t xml:space="preserve"> Potential importance of expected results and acquisition of new knowledge, development of new approaches and technologies and / or their significance for solving current practical scientific / technical / social problems.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EF">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F0">
                  <w:pPr>
                    <w:tabs>
                      <w:tab w:val="left" w:pos="1134"/>
                    </w:tabs>
                    <w:jc w:val="center"/>
                    <w:rPr/>
                  </w:pPr>
                  <w:r w:rsidDel="00000000" w:rsidR="00000000" w:rsidRPr="00000000">
                    <w:rPr>
                      <w:rtl w:val="0"/>
                    </w:rPr>
                    <w:t xml:space="preserve">0.5</w:t>
                  </w:r>
                </w:p>
                <w:p w:rsidR="00000000" w:rsidDel="00000000" w:rsidP="00000000" w:rsidRDefault="00000000" w:rsidRPr="00000000" w14:paraId="000002F1">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2.2.</w:t>
                  </w:r>
                  <w:r w:rsidDel="00000000" w:rsidR="00000000" w:rsidRPr="00000000">
                    <w:rPr>
                      <w:sz w:val="14"/>
                      <w:szCs w:val="14"/>
                      <w:rtl w:val="0"/>
                    </w:rPr>
                    <w:t xml:space="preserve">  </w:t>
                  </w:r>
                  <w:r w:rsidDel="00000000" w:rsidR="00000000" w:rsidRPr="00000000">
                    <w:rPr>
                      <w:rtl w:val="0"/>
                    </w:rPr>
                    <w:t xml:space="preserve"> Effectiveness and relevance of planned ways of publishing / using research results (expected professional publications, presentations at international scientific conferences, dissemination of research results to the public).</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F6">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2F7">
                  <w:pPr>
                    <w:tabs>
                      <w:tab w:val="left" w:pos="1134"/>
                    </w:tabs>
                    <w:jc w:val="center"/>
                    <w:rPr/>
                  </w:pPr>
                  <w:r w:rsidDel="00000000" w:rsidR="00000000" w:rsidRPr="00000000">
                    <w:rPr>
                      <w:rtl w:val="0"/>
                    </w:rPr>
                    <w:t xml:space="preserve">0.5</w:t>
                  </w:r>
                </w:p>
                <w:p w:rsidR="00000000" w:rsidDel="00000000" w:rsidP="00000000" w:rsidRDefault="00000000" w:rsidRPr="00000000" w14:paraId="000002F8">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Average weighted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F">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0">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1">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2">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3">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4">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5">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6">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7">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8">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9">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A">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B">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C">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D">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E">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0F">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10">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11">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12">
            <w:pPr>
              <w:tabs>
                <w:tab w:val="left" w:pos="1134"/>
              </w:tabs>
              <w:ind w:left="0" w:firstLine="0"/>
              <w:jc w:val="both"/>
              <w:rPr>
                <w:sz w:val="24"/>
                <w:szCs w:val="24"/>
              </w:rPr>
            </w:pPr>
            <w:r w:rsidDel="00000000" w:rsidR="00000000" w:rsidRPr="00000000">
              <w:rPr>
                <w:rtl w:val="0"/>
              </w:rPr>
            </w:r>
          </w:p>
          <w:tbl>
            <w:tblPr>
              <w:tblStyle w:val="Table7"/>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2265"/>
              <w:gridCol w:w="1440"/>
              <w:tblGridChange w:id="0">
                <w:tblGrid>
                  <w:gridCol w:w="3450"/>
                  <w:gridCol w:w="226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240" w:before="240" w:line="276" w:lineRule="auto"/>
                    <w:ind w:left="1320" w:hanging="440"/>
                    <w:jc w:val="both"/>
                    <w:rPr>
                      <w:b w:val="1"/>
                    </w:rPr>
                  </w:pPr>
                  <w:r w:rsidDel="00000000" w:rsidR="00000000" w:rsidRPr="00000000">
                    <w:rPr>
                      <w:b w:val="1"/>
                      <w:rtl w:val="0"/>
                    </w:rPr>
                    <w:t xml:space="preserve">3.</w:t>
                  </w:r>
                  <w:r w:rsidDel="00000000" w:rsidR="00000000" w:rsidRPr="00000000">
                    <w:rPr>
                      <w:sz w:val="14"/>
                      <w:szCs w:val="14"/>
                      <w:rtl w:val="0"/>
                    </w:rPr>
                    <w:t xml:space="preserve">     </w:t>
                    <w:tab/>
                  </w:r>
                  <w:r w:rsidDel="00000000" w:rsidR="00000000" w:rsidRPr="00000000">
                    <w:rPr>
                      <w:b w:val="1"/>
                      <w:rtl w:val="0"/>
                    </w:rPr>
                    <w:t xml:space="preserve">Quality and realism of the proposed project implementation plan</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Within this section, the validity of the work plan and the clarity of intermediate goals, their logical sequence are assessed; clarity of the description of the planned tasks with the indication of concrete results which can be checked; consistency of complexity of tasks with their time frame; compliance of equipment and materials specified as necessary for the project implementation, implementation of its purpose and objectives; clarity of description of equipment and materials and adequacy of their price in the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240" w:before="240" w:lineRule="auto"/>
                    <w:jc w:val="both"/>
                    <w:rPr>
                      <w:b w:val="1"/>
                    </w:rPr>
                  </w:pPr>
                  <w:r w:rsidDel="00000000" w:rsidR="00000000" w:rsidRPr="00000000">
                    <w:rPr>
                      <w:b w:val="1"/>
                      <w:rtl w:val="0"/>
                    </w:rPr>
                    <w:t xml:space="preserve">From 0 to 5</w:t>
                  </w:r>
                </w:p>
                <w:p w:rsidR="00000000" w:rsidDel="00000000" w:rsidP="00000000" w:rsidRDefault="00000000" w:rsidRPr="00000000" w14:paraId="00000316">
                  <w:pPr>
                    <w:widowControl w:val="0"/>
                    <w:spacing w:after="240" w:before="240" w:lineRule="auto"/>
                    <w:jc w:val="both"/>
                    <w:rPr/>
                  </w:pPr>
                  <w:r w:rsidDel="00000000" w:rsidR="00000000" w:rsidRPr="00000000">
                    <w:rPr>
                      <w:rtl w:val="0"/>
                    </w:rPr>
                    <w:t xml:space="preserve">The number of points on the aspect is calculated as the arithmetic mean of the weighted points on the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tabs>
                      <w:tab w:val="left" w:pos="1134"/>
                    </w:tabs>
                    <w:jc w:val="center"/>
                    <w:rPr/>
                  </w:pPr>
                  <w:r w:rsidDel="00000000" w:rsidR="00000000" w:rsidRPr="00000000">
                    <w:rPr>
                      <w:b w:val="1"/>
                      <w:rtl w:val="0"/>
                    </w:rPr>
                    <w:t xml:space="preserve">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3.1.</w:t>
                  </w:r>
                  <w:r w:rsidDel="00000000" w:rsidR="00000000" w:rsidRPr="00000000">
                    <w:rPr>
                      <w:sz w:val="14"/>
                      <w:szCs w:val="14"/>
                      <w:rtl w:val="0"/>
                    </w:rPr>
                    <w:t xml:space="preserve">  </w:t>
                  </w:r>
                  <w:r w:rsidDel="00000000" w:rsidR="00000000" w:rsidRPr="00000000">
                    <w:rPr>
                      <w:rtl w:val="0"/>
                    </w:rPr>
                    <w:t xml:space="preserve">Validity of the work plan, compliance with the time frame of complexity of the formulated stages and tasks, clarity of intermediate goals, their logical sequence,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19">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1A">
                  <w:pPr>
                    <w:tabs>
                      <w:tab w:val="left" w:pos="1134"/>
                    </w:tabs>
                    <w:jc w:val="center"/>
                    <w:rPr/>
                  </w:pPr>
                  <w:r w:rsidDel="00000000" w:rsidR="00000000" w:rsidRPr="00000000">
                    <w:rPr>
                      <w:rtl w:val="0"/>
                    </w:rPr>
                    <w:t xml:space="preserve">0.25</w:t>
                  </w:r>
                </w:p>
                <w:p w:rsidR="00000000" w:rsidDel="00000000" w:rsidP="00000000" w:rsidRDefault="00000000" w:rsidRPr="00000000" w14:paraId="0000031B">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3.2.</w:t>
                  </w:r>
                  <w:r w:rsidDel="00000000" w:rsidR="00000000" w:rsidRPr="00000000">
                    <w:rPr>
                      <w:sz w:val="14"/>
                      <w:szCs w:val="14"/>
                      <w:rtl w:val="0"/>
                    </w:rPr>
                    <w:t xml:space="preserve">  </w:t>
                  </w:r>
                  <w:r w:rsidDel="00000000" w:rsidR="00000000" w:rsidRPr="00000000">
                    <w:rPr>
                      <w:rtl w:val="0"/>
                    </w:rPr>
                    <w:t xml:space="preserve">Correspondence of material and technical base, equipment (available and planned) to the set task</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20">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21">
                  <w:pPr>
                    <w:tabs>
                      <w:tab w:val="left" w:pos="1134"/>
                    </w:tabs>
                    <w:jc w:val="center"/>
                    <w:rPr/>
                  </w:pPr>
                  <w:r w:rsidDel="00000000" w:rsidR="00000000" w:rsidRPr="00000000">
                    <w:rPr>
                      <w:rtl w:val="0"/>
                    </w:rPr>
                    <w:t xml:space="preserve">0.25</w:t>
                  </w:r>
                </w:p>
                <w:p w:rsidR="00000000" w:rsidDel="00000000" w:rsidP="00000000" w:rsidRDefault="00000000" w:rsidRPr="00000000" w14:paraId="00000322">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3.3.</w:t>
                  </w:r>
                  <w:r w:rsidDel="00000000" w:rsidR="00000000" w:rsidRPr="00000000">
                    <w:rPr>
                      <w:sz w:val="14"/>
                      <w:szCs w:val="14"/>
                      <w:rtl w:val="0"/>
                    </w:rPr>
                    <w:t xml:space="preserve">  </w:t>
                  </w:r>
                  <w:r w:rsidDel="00000000" w:rsidR="00000000" w:rsidRPr="00000000">
                    <w:rPr>
                      <w:rtl w:val="0"/>
                    </w:rPr>
                    <w:t xml:space="preserve">Balance and validity of the overall project budget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27">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28">
                  <w:pPr>
                    <w:tabs>
                      <w:tab w:val="left" w:pos="1134"/>
                    </w:tabs>
                    <w:jc w:val="center"/>
                    <w:rPr/>
                  </w:pPr>
                  <w:r w:rsidDel="00000000" w:rsidR="00000000" w:rsidRPr="00000000">
                    <w:rPr>
                      <w:rtl w:val="0"/>
                    </w:rPr>
                    <w:t xml:space="preserve">0.25</w:t>
                  </w:r>
                </w:p>
                <w:p w:rsidR="00000000" w:rsidDel="00000000" w:rsidP="00000000" w:rsidRDefault="00000000" w:rsidRPr="00000000" w14:paraId="00000329">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3.4.</w:t>
                  </w:r>
                  <w:r w:rsidDel="00000000" w:rsidR="00000000" w:rsidRPr="00000000">
                    <w:rPr>
                      <w:sz w:val="14"/>
                      <w:szCs w:val="14"/>
                      <w:rtl w:val="0"/>
                    </w:rPr>
                    <w:t xml:space="preserve">  </w:t>
                  </w:r>
                  <w:r w:rsidDel="00000000" w:rsidR="00000000" w:rsidRPr="00000000">
                    <w:rPr>
                      <w:rtl w:val="0"/>
                    </w:rPr>
                    <w:t xml:space="preserve">Availability and validity of assessment of possible risks and anticipation of ways to prevent or resolve them.</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2E">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2F">
                  <w:pPr>
                    <w:tabs>
                      <w:tab w:val="left" w:pos="1134"/>
                    </w:tabs>
                    <w:jc w:val="center"/>
                    <w:rPr/>
                  </w:pPr>
                  <w:r w:rsidDel="00000000" w:rsidR="00000000" w:rsidRPr="00000000">
                    <w:rPr>
                      <w:rtl w:val="0"/>
                    </w:rPr>
                    <w:t xml:space="preserve">0.25</w:t>
                  </w:r>
                </w:p>
                <w:p w:rsidR="00000000" w:rsidDel="00000000" w:rsidP="00000000" w:rsidRDefault="00000000" w:rsidRPr="00000000" w14:paraId="00000330">
                  <w:pPr>
                    <w:tabs>
                      <w:tab w:val="left" w:pos="1134"/>
                    </w:tabs>
                    <w:jc w:val="center"/>
                    <w:rPr>
                      <w:sz w:val="22"/>
                      <w:szCs w:val="22"/>
                    </w:rPr>
                  </w:pP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pPr>
                  <w:r w:rsidDel="00000000" w:rsidR="00000000" w:rsidRPr="00000000">
                    <w:rPr>
                      <w:i w:val="1"/>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Average weighted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7">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8">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9">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A">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B">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C">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D">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E">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3F">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0">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1">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2">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3">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4">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5">
            <w:pPr>
              <w:tabs>
                <w:tab w:val="left" w:pos="1134"/>
              </w:tabs>
              <w:ind w:left="0" w:firstLine="0"/>
              <w:jc w:val="both"/>
              <w:rPr>
                <w:sz w:val="24"/>
                <w:szCs w:val="24"/>
              </w:rPr>
            </w:pPr>
            <w:r w:rsidDel="00000000" w:rsidR="00000000" w:rsidRPr="00000000">
              <w:rPr>
                <w:rtl w:val="0"/>
              </w:rPr>
            </w:r>
          </w:p>
          <w:p w:rsidR="00000000" w:rsidDel="00000000" w:rsidP="00000000" w:rsidRDefault="00000000" w:rsidRPr="00000000" w14:paraId="00000346">
            <w:pPr>
              <w:tabs>
                <w:tab w:val="left" w:pos="1134"/>
              </w:tabs>
              <w:ind w:left="0" w:firstLine="0"/>
              <w:jc w:val="both"/>
              <w:rPr>
                <w:sz w:val="24"/>
                <w:szCs w:val="24"/>
              </w:rPr>
            </w:pPr>
            <w:r w:rsidDel="00000000" w:rsidR="00000000" w:rsidRPr="00000000">
              <w:rPr>
                <w:rtl w:val="0"/>
              </w:rPr>
            </w:r>
          </w:p>
          <w:tbl>
            <w:tblPr>
              <w:tblStyle w:val="Table8"/>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415"/>
              <w:gridCol w:w="1320"/>
              <w:tblGridChange w:id="0">
                <w:tblGrid>
                  <w:gridCol w:w="3420"/>
                  <w:gridCol w:w="241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240" w:before="240" w:line="276" w:lineRule="auto"/>
                    <w:ind w:left="1320" w:hanging="440"/>
                    <w:jc w:val="both"/>
                    <w:rPr>
                      <w:b w:val="1"/>
                    </w:rPr>
                  </w:pPr>
                  <w:r w:rsidDel="00000000" w:rsidR="00000000" w:rsidRPr="00000000">
                    <w:rPr>
                      <w:b w:val="1"/>
                      <w:rtl w:val="0"/>
                    </w:rPr>
                    <w:t xml:space="preserve">4.</w:t>
                  </w:r>
                  <w:r w:rsidDel="00000000" w:rsidR="00000000" w:rsidRPr="00000000">
                    <w:rPr>
                      <w:sz w:val="14"/>
                      <w:szCs w:val="14"/>
                      <w:rtl w:val="0"/>
                    </w:rPr>
                    <w:t xml:space="preserve">     </w:t>
                    <w:tab/>
                  </w:r>
                  <w:r w:rsidDel="00000000" w:rsidR="00000000" w:rsidRPr="00000000">
                    <w:rPr>
                      <w:b w:val="1"/>
                      <w:rtl w:val="0"/>
                    </w:rPr>
                    <w:t xml:space="preserve">Scientific achievements of the project executors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240" w:before="240" w:lineRule="auto"/>
                    <w:jc w:val="both"/>
                    <w:rPr>
                      <w:b w:val="1"/>
                    </w:rPr>
                  </w:pPr>
                  <w:r w:rsidDel="00000000" w:rsidR="00000000" w:rsidRPr="00000000">
                    <w:rPr>
                      <w:b w:val="1"/>
                      <w:rtl w:val="0"/>
                    </w:rPr>
                    <w:t xml:space="preserve">From 0 to 5</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points on the aspect is calculated as the arithmetic mean of the weighted points on the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tabs>
                      <w:tab w:val="left" w:pos="1134"/>
                    </w:tabs>
                    <w:jc w:val="center"/>
                    <w:rPr/>
                  </w:pPr>
                  <w:r w:rsidDel="00000000" w:rsidR="00000000" w:rsidRPr="00000000">
                    <w:rPr>
                      <w:b w:val="1"/>
                      <w:rtl w:val="0"/>
                    </w:rPr>
                    <w:t xml:space="preserve">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Quality of publications of the project supervisor for the last 10 years.</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4D">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440.0" w:type="dxa"/>
                    <w:bottom w:w="80.0" w:type="dxa"/>
                    <w:right w:w="80.0" w:type="dxa"/>
                  </w:tcMar>
                </w:tcPr>
                <w:p w:rsidR="00000000" w:rsidDel="00000000" w:rsidP="00000000" w:rsidRDefault="00000000" w:rsidRPr="00000000" w14:paraId="0000034E">
                  <w:pPr>
                    <w:tabs>
                      <w:tab w:val="left" w:pos="1134"/>
                    </w:tabs>
                    <w:rPr>
                      <w:sz w:val="22"/>
                      <w:szCs w:val="22"/>
                    </w:rPr>
                  </w:pPr>
                  <w:r w:rsidDel="00000000" w:rsidR="00000000" w:rsidRPr="00000000">
                    <w:rPr>
                      <w:rtl w:val="0"/>
                    </w:rPr>
                    <w:t xml:space="preserve">0.3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 Quality of publications of project executors for the last 10 years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50">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51">
                  <w:pPr>
                    <w:tabs>
                      <w:tab w:val="left" w:pos="1134"/>
                    </w:tabs>
                    <w:jc w:val="center"/>
                    <w:rPr>
                      <w:sz w:val="22"/>
                      <w:szCs w:val="22"/>
                    </w:rPr>
                  </w:pPr>
                  <w:r w:rsidDel="00000000" w:rsidR="00000000" w:rsidRPr="00000000">
                    <w:rPr>
                      <w:rtl w:val="0"/>
                    </w:rPr>
                    <w:t xml:space="preserve">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4.3.</w:t>
                  </w:r>
                  <w:r w:rsidDel="00000000" w:rsidR="00000000" w:rsidRPr="00000000">
                    <w:rPr>
                      <w:rtl w:val="0"/>
                    </w:rPr>
                    <w:t xml:space="preserve"> Balance of the team of executors: correspondence of the number of executors and the level of their qualification to the purpose and tasks of the project.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53">
                  <w:pPr>
                    <w:tabs>
                      <w:tab w:val="left" w:pos="1134"/>
                    </w:tabs>
                    <w:jc w:val="center"/>
                    <w:rPr>
                      <w:sz w:val="22"/>
                      <w:szCs w:val="22"/>
                    </w:rPr>
                  </w:pPr>
                  <w:r w:rsidDel="00000000" w:rsidR="00000000" w:rsidRPr="00000000">
                    <w:rPr>
                      <w:rtl w:val="0"/>
                    </w:rPr>
                    <w:t xml:space="preserve">0</w:t>
                  </w:r>
                  <w:r w:rsidDel="00000000" w:rsidR="00000000" w:rsidRPr="00000000">
                    <w:rPr>
                      <w:b w:val="1"/>
                      <w:rtl w:val="0"/>
                    </w:rPr>
                    <w:t xml:space="preserve">-</w:t>
                  </w: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54">
                  <w:pPr>
                    <w:tabs>
                      <w:tab w:val="left" w:pos="1134"/>
                    </w:tabs>
                    <w:jc w:val="center"/>
                    <w:rPr>
                      <w:sz w:val="22"/>
                      <w:szCs w:val="22"/>
                    </w:rPr>
                  </w:pPr>
                  <w:r w:rsidDel="00000000" w:rsidR="00000000" w:rsidRPr="00000000">
                    <w:rPr>
                      <w:rtl w:val="0"/>
                    </w:rPr>
                    <w:t xml:space="preserve">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4.4.</w:t>
                  </w:r>
                  <w:r w:rsidDel="00000000" w:rsidR="00000000" w:rsidRPr="00000000">
                    <w:rPr>
                      <w:rtl w:val="0"/>
                    </w:rPr>
                    <w:t xml:space="preserve"> Participation of the project supervisor and executors in research programs funded by domestic and international organizations and institutions (including grants) for the last 5 years.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56">
                  <w:pPr>
                    <w:tabs>
                      <w:tab w:val="left" w:pos="1134"/>
                    </w:tabs>
                    <w:jc w:val="center"/>
                    <w:rPr>
                      <w:sz w:val="22"/>
                      <w:szCs w:val="22"/>
                    </w:rPr>
                  </w:pPr>
                  <w:r w:rsidDel="00000000" w:rsidR="00000000" w:rsidRPr="00000000">
                    <w:rPr>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57">
                  <w:pPr>
                    <w:tabs>
                      <w:tab w:val="left" w:pos="1134"/>
                    </w:tabs>
                    <w:jc w:val="center"/>
                    <w:rPr>
                      <w:sz w:val="22"/>
                      <w:szCs w:val="22"/>
                    </w:rPr>
                  </w:pPr>
                  <w:r w:rsidDel="00000000" w:rsidR="00000000" w:rsidRPr="00000000">
                    <w:rPr>
                      <w:rtl w:val="0"/>
                    </w:rPr>
                    <w:t xml:space="preserve">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Average weighted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Total project score: arithmetic mean of weighted points by aspects, multiplied by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E">
            <w:pPr>
              <w:tabs>
                <w:tab w:val="left" w:pos="1134"/>
              </w:tabs>
              <w:ind w:left="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IX. КОНТАКТНА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ІНФОРМАЦІЯ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360">
            <w:pPr>
              <w:rPr>
                <w:b w:val="1"/>
                <w:sz w:val="24"/>
                <w:szCs w:val="24"/>
              </w:rPr>
            </w:pPr>
            <w:r w:rsidDel="00000000" w:rsidR="00000000" w:rsidRPr="00000000">
              <w:rPr>
                <w:b w:val="1"/>
                <w:sz w:val="24"/>
                <w:szCs w:val="24"/>
                <w:rtl w:val="0"/>
              </w:rPr>
              <w:t xml:space="preserve">IX. CONTACT INFORMATION</w:t>
            </w:r>
          </w:p>
        </w:tc>
      </w:tr>
      <w:tr>
        <w:trPr>
          <w:cantSplit w:val="0"/>
          <w:tblHeader w:val="0"/>
        </w:trPr>
        <w:tc>
          <w:tcPr/>
          <w:p w:rsidR="00000000" w:rsidDel="00000000" w:rsidP="00000000" w:rsidRDefault="00000000" w:rsidRPr="00000000" w14:paraId="00000361">
            <w:pPr>
              <w:tabs>
                <w:tab w:val="left" w:pos="1134"/>
              </w:tabs>
              <w:jc w:val="both"/>
              <w:rPr>
                <w:sz w:val="24"/>
                <w:szCs w:val="24"/>
                <w:vertAlign w:val="baseline"/>
              </w:rPr>
            </w:pPr>
            <w:r w:rsidDel="00000000" w:rsidR="00000000" w:rsidRPr="00000000">
              <w:rPr>
                <w:vertAlign w:val="baseline"/>
                <w:rtl w:val="0"/>
              </w:rPr>
              <w:t xml:space="preserve">Д</w:t>
            </w:r>
            <w:r w:rsidDel="00000000" w:rsidR="00000000" w:rsidRPr="00000000">
              <w:rPr>
                <w:sz w:val="24"/>
                <w:szCs w:val="24"/>
                <w:vertAlign w:val="baseline"/>
                <w:rtl w:val="0"/>
              </w:rPr>
              <w:t xml:space="preserve">ля отримання інформації, пов'язаної з проведенням конкурсного відбору та поданням проєктів, будь ласка, звертайтеся  до контактних осіб Фонду:</w:t>
            </w:r>
          </w:p>
          <w:tbl>
            <w:tblPr>
              <w:tblStyle w:val="Table9"/>
              <w:tblW w:w="668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3001"/>
              <w:gridCol w:w="3685"/>
              <w:tblGridChange w:id="0">
                <w:tblGrid>
                  <w:gridCol w:w="3001"/>
                  <w:gridCol w:w="368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62">
                  <w:pPr>
                    <w:tabs>
                      <w:tab w:val="left" w:pos="1134"/>
                    </w:tabs>
                    <w:rPr>
                      <w:sz w:val="24"/>
                      <w:szCs w:val="24"/>
                      <w:vertAlign w:val="baseline"/>
                    </w:rPr>
                  </w:pPr>
                  <w:r w:rsidDel="00000000" w:rsidR="00000000" w:rsidRPr="00000000">
                    <w:rPr>
                      <w:sz w:val="24"/>
                      <w:szCs w:val="24"/>
                      <w:vertAlign w:val="baseline"/>
                      <w:rtl w:val="0"/>
                    </w:rPr>
                    <w:t xml:space="preserve">Тематика  питання</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63">
                  <w:pPr>
                    <w:tabs>
                      <w:tab w:val="left" w:pos="1134"/>
                    </w:tabs>
                    <w:rPr>
                      <w:sz w:val="24"/>
                      <w:szCs w:val="24"/>
                      <w:vertAlign w:val="baseline"/>
                    </w:rPr>
                  </w:pPr>
                  <w:r w:rsidDel="00000000" w:rsidR="00000000" w:rsidRPr="00000000">
                    <w:rPr>
                      <w:sz w:val="24"/>
                      <w:szCs w:val="24"/>
                      <w:vertAlign w:val="baseline"/>
                      <w:rtl w:val="0"/>
                    </w:rPr>
                    <w:t xml:space="preserve">Контактний підрозділ</w:t>
                  </w:r>
                </w:p>
              </w:tc>
            </w:tr>
            <w:tr>
              <w:trPr>
                <w:cantSplit w:val="0"/>
                <w:trHeight w:val="173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364">
                  <w:pPr>
                    <w:tabs>
                      <w:tab w:val="left" w:pos="1134"/>
                    </w:tabs>
                    <w:rPr>
                      <w:sz w:val="24"/>
                      <w:szCs w:val="24"/>
                      <w:vertAlign w:val="baseline"/>
                    </w:rPr>
                  </w:pPr>
                  <w:r w:rsidDel="00000000" w:rsidR="00000000" w:rsidRPr="00000000">
                    <w:rPr>
                      <w:sz w:val="24"/>
                      <w:szCs w:val="24"/>
                      <w:vertAlign w:val="baseline"/>
                      <w:rtl w:val="0"/>
                    </w:rPr>
                    <w:t xml:space="preserve">Питання щодо подання проєктів із природничих, технічних наук і математики</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65">
                  <w:pPr>
                    <w:tabs>
                      <w:tab w:val="left" w:pos="1134"/>
                    </w:tabs>
                    <w:rPr>
                      <w:sz w:val="24"/>
                      <w:szCs w:val="24"/>
                      <w:vertAlign w:val="baseline"/>
                    </w:rPr>
                  </w:pPr>
                  <w:r w:rsidDel="00000000" w:rsidR="00000000" w:rsidRPr="00000000">
                    <w:rPr>
                      <w:sz w:val="24"/>
                      <w:szCs w:val="24"/>
                      <w:vertAlign w:val="baseline"/>
                      <w:rtl w:val="0"/>
                    </w:rPr>
                    <w:t xml:space="preserve">Відділ   грантового забезпечення у сфері природничих і технічних наук,  математики та ІТ управління грантового забезпечення</w:t>
                  </w:r>
                </w:p>
                <w:p w:rsidR="00000000" w:rsidDel="00000000" w:rsidP="00000000" w:rsidRDefault="00000000" w:rsidRPr="00000000" w14:paraId="00000366">
                  <w:pPr>
                    <w:tabs>
                      <w:tab w:val="left" w:pos="1134"/>
                    </w:tabs>
                    <w:rPr>
                      <w:sz w:val="24"/>
                      <w:szCs w:val="24"/>
                      <w:vertAlign w:val="baseline"/>
                    </w:rPr>
                  </w:pPr>
                  <w:r w:rsidDel="00000000" w:rsidR="00000000" w:rsidRPr="00000000">
                    <w:rPr>
                      <w:sz w:val="24"/>
                      <w:szCs w:val="24"/>
                      <w:vertAlign w:val="baseline"/>
                      <w:rtl w:val="0"/>
                    </w:rPr>
                    <w:t xml:space="preserve"> natsci.2021.0</w:t>
                  </w:r>
                  <w:r w:rsidDel="00000000" w:rsidR="00000000" w:rsidRPr="00000000">
                    <w:rPr>
                      <w:sz w:val="24"/>
                      <w:szCs w:val="24"/>
                      <w:rtl w:val="0"/>
                    </w:rPr>
                    <w:t xml:space="preserve">2</w:t>
                  </w:r>
                  <w:r w:rsidDel="00000000" w:rsidR="00000000" w:rsidRPr="00000000">
                    <w:rPr>
                      <w:sz w:val="24"/>
                      <w:szCs w:val="24"/>
                      <w:vertAlign w:val="baseline"/>
                      <w:rtl w:val="0"/>
                    </w:rPr>
                    <w:t xml:space="preserve">@nrfu.org.ua</w:t>
                  </w:r>
                </w:p>
              </w:tc>
            </w:tr>
            <w:tr>
              <w:trPr>
                <w:cantSplit w:val="0"/>
                <w:trHeight w:val="152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67">
                  <w:pPr>
                    <w:tabs>
                      <w:tab w:val="left" w:pos="1134"/>
                    </w:tabs>
                    <w:rPr>
                      <w:sz w:val="24"/>
                      <w:szCs w:val="24"/>
                      <w:vertAlign w:val="baseline"/>
                    </w:rPr>
                  </w:pPr>
                  <w:r w:rsidDel="00000000" w:rsidR="00000000" w:rsidRPr="00000000">
                    <w:rPr>
                      <w:sz w:val="24"/>
                      <w:szCs w:val="24"/>
                      <w:vertAlign w:val="baseline"/>
                      <w:rtl w:val="0"/>
                    </w:rPr>
                    <w:t xml:space="preserve">Питання щодо подання проєктів із біології, медицини і аграрних  наук</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368">
                  <w:pPr>
                    <w:tabs>
                      <w:tab w:val="left" w:pos="1134"/>
                    </w:tabs>
                    <w:rPr>
                      <w:sz w:val="24"/>
                      <w:szCs w:val="24"/>
                      <w:vertAlign w:val="baseline"/>
                    </w:rPr>
                  </w:pPr>
                  <w:r w:rsidDel="00000000" w:rsidR="00000000" w:rsidRPr="00000000">
                    <w:rPr>
                      <w:sz w:val="24"/>
                      <w:szCs w:val="24"/>
                      <w:vertAlign w:val="baseline"/>
                      <w:rtl w:val="0"/>
                    </w:rPr>
                    <w:t xml:space="preserve">Відділ  грантового забезпечення у сфері біології, охорони здоров’я та біоресурсів управління грантового забезпечення</w:t>
                  </w:r>
                </w:p>
                <w:p w:rsidR="00000000" w:rsidDel="00000000" w:rsidP="00000000" w:rsidRDefault="00000000" w:rsidRPr="00000000" w14:paraId="00000369">
                  <w:pPr>
                    <w:tabs>
                      <w:tab w:val="left" w:pos="1134"/>
                    </w:tabs>
                    <w:rPr>
                      <w:sz w:val="24"/>
                      <w:szCs w:val="24"/>
                      <w:vertAlign w:val="baseline"/>
                    </w:rPr>
                  </w:pPr>
                  <w:r w:rsidDel="00000000" w:rsidR="00000000" w:rsidRPr="00000000">
                    <w:rPr>
                      <w:sz w:val="24"/>
                      <w:szCs w:val="24"/>
                      <w:vertAlign w:val="baseline"/>
                      <w:rtl w:val="0"/>
                    </w:rPr>
                    <w:t xml:space="preserve">lifesci.2021.0</w:t>
                  </w:r>
                  <w:r w:rsidDel="00000000" w:rsidR="00000000" w:rsidRPr="00000000">
                    <w:rPr>
                      <w:sz w:val="24"/>
                      <w:szCs w:val="24"/>
                      <w:rtl w:val="0"/>
                    </w:rPr>
                    <w:t xml:space="preserve">2</w:t>
                  </w:r>
                  <w:r w:rsidDel="00000000" w:rsidR="00000000" w:rsidRPr="00000000">
                    <w:rPr>
                      <w:sz w:val="24"/>
                      <w:szCs w:val="24"/>
                      <w:vertAlign w:val="baseline"/>
                      <w:rtl w:val="0"/>
                    </w:rPr>
                    <w:t xml:space="preserve">@nrfu.org.ua</w:t>
                  </w:r>
                </w:p>
              </w:tc>
            </w:tr>
          </w:tbl>
          <w:p w:rsidR="00000000" w:rsidDel="00000000" w:rsidP="00000000" w:rsidRDefault="00000000" w:rsidRPr="00000000" w14:paraId="0000036A">
            <w:pPr>
              <w:tabs>
                <w:tab w:val="left" w:pos="1134"/>
              </w:tabs>
              <w:rPr>
                <w:sz w:val="24"/>
                <w:szCs w:val="24"/>
                <w:vertAlign w:val="baseline"/>
              </w:rPr>
            </w:pPr>
            <w:r w:rsidDel="00000000" w:rsidR="00000000" w:rsidRPr="00000000">
              <w:rPr>
                <w:sz w:val="24"/>
                <w:szCs w:val="24"/>
                <w:vertAlign w:val="baseline"/>
                <w:rtl w:val="0"/>
              </w:rPr>
              <w:t xml:space="preserve">Телефон для довідок: +(38) 044 298 16 29</w:t>
            </w:r>
          </w:p>
          <w:p w:rsidR="00000000" w:rsidDel="00000000" w:rsidP="00000000" w:rsidRDefault="00000000" w:rsidRPr="00000000" w14:paraId="0000036B">
            <w:pPr>
              <w:tabs>
                <w:tab w:val="left" w:pos="1134"/>
              </w:tabs>
              <w:rPr>
                <w:sz w:val="24"/>
                <w:szCs w:val="24"/>
              </w:rPr>
            </w:pPr>
            <w:r w:rsidDel="00000000" w:rsidR="00000000" w:rsidRPr="00000000">
              <w:rPr>
                <w:sz w:val="24"/>
                <w:szCs w:val="24"/>
                <w:vertAlign w:val="baseline"/>
                <w:rtl w:val="0"/>
              </w:rPr>
              <w:t xml:space="preserve">Із питань технічної підтримки, будь ласка, звертайтеся на ел. адресу </w:t>
            </w:r>
            <w:hyperlink r:id="rId19">
              <w:r w:rsidDel="00000000" w:rsidR="00000000" w:rsidRPr="00000000">
                <w:rPr>
                  <w:color w:val="1155cc"/>
                  <w:sz w:val="24"/>
                  <w:szCs w:val="24"/>
                  <w:u w:val="single"/>
                  <w:vertAlign w:val="baseline"/>
                  <w:rtl w:val="0"/>
                </w:rPr>
                <w:t xml:space="preserve">support@nrfu.org.ua</w:t>
              </w:r>
            </w:hyperlink>
            <w:r w:rsidDel="00000000" w:rsidR="00000000" w:rsidRPr="00000000">
              <w:rPr>
                <w:rtl w:val="0"/>
              </w:rPr>
            </w:r>
          </w:p>
          <w:p w:rsidR="00000000" w:rsidDel="00000000" w:rsidP="00000000" w:rsidRDefault="00000000" w:rsidRPr="00000000" w14:paraId="0000036C">
            <w:pPr>
              <w:tabs>
                <w:tab w:val="left" w:pos="1134"/>
              </w:tabs>
              <w:rPr>
                <w:sz w:val="24"/>
                <w:szCs w:val="24"/>
              </w:rPr>
            </w:pPr>
            <w:r w:rsidDel="00000000" w:rsidR="00000000" w:rsidRPr="00000000">
              <w:rPr>
                <w:rtl w:val="0"/>
              </w:rPr>
            </w:r>
          </w:p>
          <w:p w:rsidR="00000000" w:rsidDel="00000000" w:rsidP="00000000" w:rsidRDefault="00000000" w:rsidRPr="00000000" w14:paraId="0000036D">
            <w:pPr>
              <w:tabs>
                <w:tab w:val="left" w:pos="1134"/>
              </w:tabs>
              <w:rPr>
                <w:sz w:val="24"/>
                <w:szCs w:val="24"/>
                <w:vertAlign w:val="baseline"/>
              </w:rPr>
            </w:pPr>
            <w:r w:rsidDel="00000000" w:rsidR="00000000" w:rsidRPr="00000000">
              <w:rPr>
                <w:sz w:val="24"/>
                <w:szCs w:val="24"/>
                <w:vertAlign w:val="baseline"/>
                <w:rtl w:val="0"/>
              </w:rPr>
              <w:t xml:space="preserve">Електронна пошта для довідок – nrfu@nrfu.org.ua </w:t>
            </w:r>
          </w:p>
          <w:p w:rsidR="00000000" w:rsidDel="00000000" w:rsidP="00000000" w:rsidRDefault="00000000" w:rsidRPr="00000000" w14:paraId="0000036E">
            <w:pPr>
              <w:tabs>
                <w:tab w:val="left" w:pos="1134"/>
              </w:tabs>
              <w:rPr>
                <w:i w:val="1"/>
              </w:rPr>
            </w:pPr>
            <w:r w:rsidDel="00000000" w:rsidR="00000000" w:rsidRPr="00000000">
              <w:rPr>
                <w:rtl w:val="0"/>
              </w:rPr>
            </w:r>
          </w:p>
          <w:p w:rsidR="00000000" w:rsidDel="00000000" w:rsidP="00000000" w:rsidRDefault="00000000" w:rsidRPr="00000000" w14:paraId="0000036F">
            <w:pPr>
              <w:tabs>
                <w:tab w:val="left" w:pos="1134"/>
              </w:tabs>
              <w:rPr>
                <w:i w:val="1"/>
              </w:rPr>
            </w:pPr>
            <w:r w:rsidDel="00000000" w:rsidR="00000000" w:rsidRPr="00000000">
              <w:rPr>
                <w:i w:val="1"/>
                <w:rtl w:val="0"/>
              </w:rPr>
              <w:t xml:space="preserve">Примітка: ці канали комунікації працюють виключно у робочі години.</w:t>
            </w:r>
          </w:p>
          <w:p w:rsidR="00000000" w:rsidDel="00000000" w:rsidP="00000000" w:rsidRDefault="00000000" w:rsidRPr="00000000" w14:paraId="00000370">
            <w:pPr>
              <w:tabs>
                <w:tab w:val="left" w:pos="1134"/>
              </w:tabs>
              <w:jc w:val="both"/>
              <w:rPr>
                <w:i w:val="1"/>
                <w:sz w:val="24"/>
                <w:szCs w:val="24"/>
              </w:rPr>
            </w:pPr>
            <w:r w:rsidDel="00000000" w:rsidR="00000000" w:rsidRPr="00000000">
              <w:rPr>
                <w:rtl w:val="0"/>
              </w:rPr>
            </w:r>
          </w:p>
          <w:p w:rsidR="00000000" w:rsidDel="00000000" w:rsidP="00000000" w:rsidRDefault="00000000" w:rsidRPr="00000000" w14:paraId="00000371">
            <w:pPr>
              <w:tabs>
                <w:tab w:val="left" w:pos="1134"/>
              </w:tabs>
              <w:rPr>
                <w:sz w:val="24"/>
                <w:szCs w:val="24"/>
              </w:rPr>
            </w:pPr>
            <w:r w:rsidDel="00000000" w:rsidR="00000000" w:rsidRPr="00000000">
              <w:rPr>
                <w:rtl w:val="0"/>
              </w:rPr>
            </w:r>
          </w:p>
          <w:p w:rsidR="00000000" w:rsidDel="00000000" w:rsidP="00000000" w:rsidRDefault="00000000" w:rsidRPr="00000000" w14:paraId="00000372">
            <w:pPr>
              <w:tabs>
                <w:tab w:val="left" w:pos="1134"/>
              </w:tabs>
              <w:rPr>
                <w:sz w:val="24"/>
                <w:szCs w:val="24"/>
                <w:vertAlign w:val="baseline"/>
              </w:rPr>
            </w:pPr>
            <w:r w:rsidDel="00000000" w:rsidR="00000000" w:rsidRPr="00000000">
              <w:rPr>
                <w:sz w:val="24"/>
                <w:szCs w:val="24"/>
                <w:vertAlign w:val="baseline"/>
                <w:rtl w:val="0"/>
              </w:rPr>
              <w:t xml:space="preserve">Веб-сайт: https://nrfu.org.ua/ </w:t>
            </w:r>
          </w:p>
          <w:p w:rsidR="00000000" w:rsidDel="00000000" w:rsidP="00000000" w:rsidRDefault="00000000" w:rsidRPr="00000000" w14:paraId="00000373">
            <w:pPr>
              <w:tabs>
                <w:tab w:val="left" w:pos="1134"/>
              </w:tabs>
              <w:rPr>
                <w:sz w:val="24"/>
                <w:szCs w:val="24"/>
              </w:rPr>
            </w:pPr>
            <w:r w:rsidDel="00000000" w:rsidR="00000000" w:rsidRPr="00000000">
              <w:rPr>
                <w:rtl w:val="0"/>
              </w:rPr>
            </w:r>
          </w:p>
          <w:p w:rsidR="00000000" w:rsidDel="00000000" w:rsidP="00000000" w:rsidRDefault="00000000" w:rsidRPr="00000000" w14:paraId="00000374">
            <w:pPr>
              <w:tabs>
                <w:tab w:val="left" w:pos="1134"/>
              </w:tabs>
              <w:rPr>
                <w:sz w:val="24"/>
                <w:szCs w:val="24"/>
                <w:vertAlign w:val="baseline"/>
              </w:rPr>
            </w:pPr>
            <w:r w:rsidDel="00000000" w:rsidR="00000000" w:rsidRPr="00000000">
              <w:rPr>
                <w:sz w:val="24"/>
                <w:szCs w:val="24"/>
                <w:vertAlign w:val="baseline"/>
                <w:rtl w:val="0"/>
              </w:rPr>
              <w:t xml:space="preserve">Поштова адреса: 01001 м. Київ, вул. Бориса Грінченка, 1 </w:t>
            </w:r>
          </w:p>
          <w:p w:rsidR="00000000" w:rsidDel="00000000" w:rsidP="00000000" w:rsidRDefault="00000000" w:rsidRPr="00000000" w14:paraId="00000375">
            <w:pPr>
              <w:rPr>
                <w:sz w:val="24"/>
                <w:szCs w:val="24"/>
              </w:rPr>
            </w:pPr>
            <w:r w:rsidDel="00000000" w:rsidR="00000000" w:rsidRPr="00000000">
              <w:rPr>
                <w:rtl w:val="0"/>
              </w:rPr>
            </w:r>
          </w:p>
        </w:tc>
        <w:tc>
          <w:tcPr/>
          <w:p w:rsidR="00000000" w:rsidDel="00000000" w:rsidP="00000000" w:rsidRDefault="00000000" w:rsidRPr="00000000" w14:paraId="00000376">
            <w:pPr>
              <w:rPr/>
            </w:pPr>
            <w:r w:rsidDel="00000000" w:rsidR="00000000" w:rsidRPr="00000000">
              <w:rPr>
                <w:rtl w:val="0"/>
              </w:rPr>
              <w:t xml:space="preserve">For information related to the call selection and submission of projects, please contact the Foundation's contact persons: </w:t>
            </w:r>
          </w:p>
          <w:p w:rsidR="00000000" w:rsidDel="00000000" w:rsidP="00000000" w:rsidRDefault="00000000" w:rsidRPr="00000000" w14:paraId="00000377">
            <w:pPr>
              <w:rPr/>
            </w:pPr>
            <w:r w:rsidDel="00000000" w:rsidR="00000000" w:rsidRPr="00000000">
              <w:rPr>
                <w:rtl w:val="0"/>
              </w:rPr>
            </w:r>
          </w:p>
          <w:tbl>
            <w:tblPr>
              <w:tblStyle w:val="Table10"/>
              <w:tblW w:w="6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2.5"/>
              <w:gridCol w:w="3462.5"/>
              <w:tblGridChange w:id="0">
                <w:tblGrid>
                  <w:gridCol w:w="3462.5"/>
                  <w:gridCol w:w="34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t xml:space="preserve">Subject 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Contact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t xml:space="preserve">Questions on submission of projects in natural, technical sciences and 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Department of grant support in the field of natural and technical sciences, mathematics and IT management of grant support  </w:t>
                  </w:r>
                </w:p>
                <w:p w:rsidR="00000000" w:rsidDel="00000000" w:rsidP="00000000" w:rsidRDefault="00000000" w:rsidRPr="00000000" w14:paraId="0000037C">
                  <w:pPr>
                    <w:rPr/>
                  </w:pPr>
                  <w:r w:rsidDel="00000000" w:rsidR="00000000" w:rsidRPr="00000000">
                    <w:rPr>
                      <w:rtl w:val="0"/>
                    </w:rPr>
                    <w:t xml:space="preserve"> </w:t>
                  </w:r>
                </w:p>
                <w:p w:rsidR="00000000" w:rsidDel="00000000" w:rsidP="00000000" w:rsidRDefault="00000000" w:rsidRPr="00000000" w14:paraId="0000037D">
                  <w:pPr>
                    <w:rPr/>
                  </w:pPr>
                  <w:r w:rsidDel="00000000" w:rsidR="00000000" w:rsidRPr="00000000">
                    <w:rPr>
                      <w:rtl w:val="0"/>
                    </w:rPr>
                    <w:t xml:space="preserve">natsci.2021.01@nrfu.org.ua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rPr/>
                  </w:pPr>
                  <w:r w:rsidDel="00000000" w:rsidR="00000000" w:rsidRPr="00000000">
                    <w:rPr>
                      <w:rtl w:val="0"/>
                    </w:rPr>
                    <w:t xml:space="preserve">Questions on submission of projects in biology, medicine and agricultural sciences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rPr/>
                  </w:pPr>
                  <w:r w:rsidDel="00000000" w:rsidR="00000000" w:rsidRPr="00000000">
                    <w:rPr>
                      <w:rtl w:val="0"/>
                    </w:rPr>
                    <w:t xml:space="preserve">Biology, Health and Bioresources Grants Department</w:t>
                  </w:r>
                </w:p>
                <w:p w:rsidR="00000000" w:rsidDel="00000000" w:rsidP="00000000" w:rsidRDefault="00000000" w:rsidRPr="00000000" w14:paraId="00000380">
                  <w:pPr>
                    <w:rPr/>
                  </w:pPr>
                  <w:r w:rsidDel="00000000" w:rsidR="00000000" w:rsidRPr="00000000">
                    <w:rPr>
                      <w:rtl w:val="0"/>
                    </w:rPr>
                    <w:t xml:space="preserve">lifesci.2021.01@nrfu.org.ua</w:t>
                  </w:r>
                </w:p>
              </w:tc>
            </w:tr>
          </w:tbl>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sz w:val="24"/>
                <w:szCs w:val="24"/>
                <w:shd w:fill="f5f5f5" w:val="clear"/>
              </w:rPr>
            </w:pPr>
            <w:r w:rsidDel="00000000" w:rsidR="00000000" w:rsidRPr="00000000">
              <w:rPr>
                <w:sz w:val="24"/>
                <w:szCs w:val="24"/>
                <w:shd w:fill="f5f5f5" w:val="clear"/>
                <w:rtl w:val="0"/>
              </w:rPr>
              <w:t xml:space="preserve">Phone for inquiries: + (38) 044 298 16 29</w:t>
            </w:r>
          </w:p>
          <w:p w:rsidR="00000000" w:rsidDel="00000000" w:rsidP="00000000" w:rsidRDefault="00000000" w:rsidRPr="00000000" w14:paraId="00000383">
            <w:pPr>
              <w:rPr>
                <w:sz w:val="24"/>
                <w:szCs w:val="24"/>
                <w:shd w:fill="f5f5f5" w:val="clear"/>
              </w:rPr>
            </w:pPr>
            <w:r w:rsidDel="00000000" w:rsidR="00000000" w:rsidRPr="00000000">
              <w:rPr>
                <w:sz w:val="24"/>
                <w:szCs w:val="24"/>
                <w:shd w:fill="f5f5f5" w:val="clear"/>
                <w:rtl w:val="0"/>
              </w:rPr>
              <w:t xml:space="preserve">For technical support, please contact e-mail address support@nrfu.org.ua</w:t>
            </w:r>
          </w:p>
          <w:p w:rsidR="00000000" w:rsidDel="00000000" w:rsidP="00000000" w:rsidRDefault="00000000" w:rsidRPr="00000000" w14:paraId="00000384">
            <w:pPr>
              <w:rPr>
                <w:sz w:val="24"/>
                <w:szCs w:val="24"/>
              </w:rPr>
            </w:pPr>
            <w:r w:rsidDel="00000000" w:rsidR="00000000" w:rsidRPr="00000000">
              <w:rPr>
                <w:sz w:val="24"/>
                <w:szCs w:val="24"/>
                <w:shd w:fill="f5f5f5" w:val="clear"/>
                <w:rtl w:val="0"/>
              </w:rPr>
              <w:t xml:space="preserve">E-mail for inquiries - nrfu@nrfu.org.ua </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tabs>
                <w:tab w:val="left" w:pos="1134"/>
              </w:tabs>
              <w:rPr/>
            </w:pPr>
            <w:r w:rsidDel="00000000" w:rsidR="00000000" w:rsidRPr="00000000">
              <w:rPr>
                <w:i w:val="1"/>
                <w:rtl w:val="0"/>
              </w:rPr>
              <w:t xml:space="preserve">Note: These communication channels are open during working hours </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Phone for inquiries: +(38) 044 298 16 29</w:t>
            </w:r>
          </w:p>
          <w:p w:rsidR="00000000" w:rsidDel="00000000" w:rsidP="00000000" w:rsidRDefault="00000000" w:rsidRPr="00000000" w14:paraId="0000038D">
            <w:pPr>
              <w:rPr/>
            </w:pPr>
            <w:r w:rsidDel="00000000" w:rsidR="00000000" w:rsidRPr="00000000">
              <w:rPr>
                <w:rtl w:val="0"/>
              </w:rPr>
              <w:t xml:space="preserve">For technical support, please contact us via e-mail address </w:t>
              <w:br w:type="textWrapping"/>
              <w:t xml:space="preserve">support@nrfu.org.ua</w:t>
            </w:r>
          </w:p>
          <w:p w:rsidR="00000000" w:rsidDel="00000000" w:rsidP="00000000" w:rsidRDefault="00000000" w:rsidRPr="00000000" w14:paraId="0000038E">
            <w:pPr>
              <w:rPr/>
            </w:pPr>
            <w:r w:rsidDel="00000000" w:rsidR="00000000" w:rsidRPr="00000000">
              <w:rPr>
                <w:rtl w:val="0"/>
              </w:rPr>
              <w:t xml:space="preserve">Email for inquiries – nrfu@nrfu.org.ua </w:t>
            </w:r>
          </w:p>
          <w:p w:rsidR="00000000" w:rsidDel="00000000" w:rsidP="00000000" w:rsidRDefault="00000000" w:rsidRPr="00000000" w14:paraId="0000038F">
            <w:pPr>
              <w:rPr/>
            </w:pPr>
            <w:r w:rsidDel="00000000" w:rsidR="00000000" w:rsidRPr="00000000">
              <w:rPr>
                <w:rtl w:val="0"/>
              </w:rPr>
              <w:t xml:space="preserve">Website: https://nrfu.org.ua/</w:t>
            </w:r>
          </w:p>
          <w:p w:rsidR="00000000" w:rsidDel="00000000" w:rsidP="00000000" w:rsidRDefault="00000000" w:rsidRPr="00000000" w14:paraId="00000390">
            <w:pPr>
              <w:rPr/>
            </w:pPr>
            <w:r w:rsidDel="00000000" w:rsidR="00000000" w:rsidRPr="00000000">
              <w:rPr>
                <w:rtl w:val="0"/>
              </w:rPr>
              <w:t xml:space="preserve">mailing address: 01001 Kyiv, Borys Hrinchenko street, 1</w:t>
            </w:r>
          </w:p>
          <w:p w:rsidR="00000000" w:rsidDel="00000000" w:rsidP="00000000" w:rsidRDefault="00000000" w:rsidRPr="00000000" w14:paraId="00000391">
            <w:pPr>
              <w:rPr/>
            </w:pPr>
            <w:r w:rsidDel="00000000" w:rsidR="00000000" w:rsidRPr="00000000">
              <w:rPr>
                <w:rtl w:val="0"/>
              </w:rPr>
            </w:r>
          </w:p>
        </w:tc>
      </w:tr>
      <w:tr>
        <w:trPr>
          <w:cantSplit w:val="0"/>
          <w:tblHeader w:val="0"/>
        </w:trPr>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ДОДАТКИ</w:t>
            </w:r>
            <w:r w:rsidDel="00000000" w:rsidR="00000000" w:rsidRPr="00000000">
              <w:rPr>
                <w:rtl w:val="0"/>
              </w:rPr>
            </w:r>
          </w:p>
        </w:tc>
        <w:tc>
          <w:tcPr/>
          <w:p w:rsidR="00000000" w:rsidDel="00000000" w:rsidP="00000000" w:rsidRDefault="00000000" w:rsidRPr="00000000" w14:paraId="00000393">
            <w:pPr>
              <w:rPr>
                <w:b w:val="1"/>
                <w:sz w:val="24"/>
                <w:szCs w:val="24"/>
              </w:rPr>
            </w:pPr>
            <w:r w:rsidDel="00000000" w:rsidR="00000000" w:rsidRPr="00000000">
              <w:rPr>
                <w:b w:val="1"/>
                <w:sz w:val="24"/>
                <w:szCs w:val="24"/>
                <w:rtl w:val="0"/>
              </w:rPr>
              <w:t xml:space="preserve">X. ADDITIONAL INFORMATION</w:t>
            </w:r>
          </w:p>
          <w:p w:rsidR="00000000" w:rsidDel="00000000" w:rsidP="00000000" w:rsidRDefault="00000000" w:rsidRPr="00000000" w14:paraId="00000394">
            <w:pPr>
              <w:jc w:val="both"/>
              <w:rPr/>
            </w:pPr>
            <w:r w:rsidDel="00000000" w:rsidR="00000000" w:rsidRPr="00000000">
              <w:rPr>
                <w:rtl w:val="0"/>
              </w:rPr>
            </w:r>
          </w:p>
        </w:tc>
      </w:tr>
      <w:tr>
        <w:trPr>
          <w:cantSplit w:val="0"/>
          <w:tblHeader w:val="0"/>
        </w:trPr>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 </w:t>
            </w:r>
            <w:sdt>
              <w:sdtPr>
                <w:tag w:val="goog_rdk_11"/>
              </w:sdtPr>
              <w:sdtContent>
                <w:del w:author="Artem Chumachenko" w:id="2" w:date="2021-10-01T11:56:21Z">
                  <w:r w:rsidDel="00000000" w:rsidR="00000000" w:rsidRPr="00000000">
                    <w:fldChar w:fldCharType="begin"/>
                  </w:r>
                  <w:r w:rsidDel="00000000" w:rsidR="00000000" w:rsidRPr="00000000">
                    <w:delInstrText xml:space="preserve">HYPERLINK "https://nrfu.org.ua/wp-content/uploads/2021/09/zayavka_04_05-dodatok-1.docx"</w:del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1155cc"/>
                      <w:sz w:val="24"/>
                      <w:szCs w:val="24"/>
                      <w:u w:val="single"/>
                      <w:shd w:fill="d9ead3" w:val="clear"/>
                      <w:vertAlign w:val="baseline"/>
                      <w:rtl w:val="0"/>
                    </w:rPr>
                    <w:delText xml:space="preserve">Форма заявки</w:delText>
                  </w:r>
                  <w:r w:rsidDel="00000000" w:rsidR="00000000" w:rsidRPr="00000000">
                    <w:fldChar w:fldCharType="end"/>
                  </w:r>
                </w:del>
              </w:sdtContent>
            </w:sdt>
            <w:sdt>
              <w:sdtPr>
                <w:tag w:val="goog_rdk_12"/>
              </w:sdtPr>
              <w:sdtContent>
                <w:ins w:author="Artem Chumachenko" w:id="2" w:date="2021-10-01T11:56:21Z">
                  <w:r w:rsidDel="00000000" w:rsidR="00000000" w:rsidRPr="00000000">
                    <w:fldChar w:fldCharType="begin"/>
                  </w:r>
                  <w:r w:rsidDel="00000000" w:rsidR="00000000" w:rsidRPr="00000000">
                    <w:instrText xml:space="preserve">HYPERLINK "https://nrfu.org.ua/wp-content/uploads/2021/10/zayavka_42_28-dodatok.docx"</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1155cc"/>
                      <w:sz w:val="24"/>
                      <w:szCs w:val="24"/>
                      <w:u w:val="single"/>
                      <w:shd w:fill="d9ead3" w:val="clear"/>
                      <w:vertAlign w:val="baseline"/>
                      <w:rtl w:val="0"/>
                    </w:rPr>
                    <w:t xml:space="preserve">Форма заявки</w:t>
                  </w:r>
                  <w:r w:rsidDel="00000000" w:rsidR="00000000" w:rsidRPr="00000000">
                    <w:fldChar w:fldCharType="end"/>
                  </w:r>
                </w:ins>
              </w:sdtContent>
            </w:sd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на </w:t>
            </w:r>
            <w:r w:rsidDel="00000000" w:rsidR="00000000" w:rsidRPr="00000000">
              <w:rPr>
                <w:sz w:val="24"/>
                <w:szCs w:val="24"/>
                <w:highlight w:val="yellow"/>
                <w:rtl w:val="0"/>
              </w:rPr>
              <w:t xml:space="preserve">одержання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грантової підтримки (</w:t>
            </w:r>
            <w:sdt>
              <w:sdtPr>
                <w:tag w:val="goog_rdk_13"/>
              </w:sdtPr>
              <w:sdtContent>
                <w:ins w:author="Artem Chumachenko" w:id="3" w:date="2021-10-01T11:57:34Z">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https://cutt.ly/4EA3wZ8</w:t>
                  </w:r>
                </w:ins>
              </w:sdtContent>
            </w:sdt>
            <w:sdt>
              <w:sdtPr>
                <w:tag w:val="goog_rdk_14"/>
              </w:sdtPr>
              <w:sdtContent>
                <w:del w:author="Artem Chumachenko" w:id="3" w:date="2021-10-01T11:57:34Z">
                  <w:r w:rsidDel="00000000" w:rsidR="00000000" w:rsidRPr="00000000">
                    <w:rPr>
                      <w:sz w:val="24"/>
                      <w:szCs w:val="24"/>
                      <w:highlight w:val="yellow"/>
                      <w:rtl w:val="0"/>
                    </w:rPr>
                    <w:delText xml:space="preserve">https://cutt.ly/pEkPjam</w:delText>
                  </w:r>
                </w:del>
              </w:sdtContent>
            </w:sd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2. </w:t>
            </w:r>
            <w:hyperlink r:id="rId20">
              <w:r w:rsidDel="00000000" w:rsidR="00000000" w:rsidRPr="00000000">
                <w:rPr>
                  <w:rFonts w:ascii="Times New Roman" w:cs="Times New Roman" w:eastAsia="Times New Roman" w:hAnsi="Times New Roman"/>
                  <w:b w:val="0"/>
                  <w:i w:val="0"/>
                  <w:smallCaps w:val="0"/>
                  <w:strike w:val="0"/>
                  <w:color w:val="1155cc"/>
                  <w:sz w:val="24"/>
                  <w:szCs w:val="24"/>
                  <w:u w:val="single"/>
                  <w:shd w:fill="d9ead3" w:val="clear"/>
                  <w:vertAlign w:val="baseline"/>
                  <w:rtl w:val="0"/>
                </w:rPr>
                <w:t xml:space="preserve">Рекомендації</w:t>
              </w:r>
            </w:hyperlink>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щодо заповнення заявки (</w:t>
            </w:r>
            <w:r w:rsidDel="00000000" w:rsidR="00000000" w:rsidRPr="00000000">
              <w:rPr>
                <w:sz w:val="24"/>
                <w:szCs w:val="24"/>
                <w:highlight w:val="yellow"/>
                <w:rtl w:val="0"/>
              </w:rPr>
              <w:t xml:space="preserve">https://cutt.ly/0EkSFVk</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397">
            <w:pPr>
              <w:jc w:val="both"/>
              <w:rPr>
                <w:sz w:val="24"/>
                <w:szCs w:val="24"/>
                <w:highlight w:val="yellow"/>
              </w:rPr>
            </w:pPr>
            <w:r w:rsidDel="00000000" w:rsidR="00000000" w:rsidRPr="00000000">
              <w:rPr>
                <w:highlight w:val="yellow"/>
                <w:rtl w:val="0"/>
              </w:rPr>
              <w:t xml:space="preserve">3. </w:t>
            </w:r>
            <w:sdt>
              <w:sdtPr>
                <w:tag w:val="goog_rdk_15"/>
              </w:sdtPr>
              <w:sdtContent>
                <w:del w:author="Artem Chumachenko" w:id="4" w:date="2021-10-01T13:16:16Z">
                  <w:r w:rsidDel="00000000" w:rsidR="00000000" w:rsidRPr="00000000">
                    <w:fldChar w:fldCharType="begin"/>
                  </w:r>
                  <w:r w:rsidDel="00000000" w:rsidR="00000000" w:rsidRPr="00000000">
                    <w:delInstrText xml:space="preserve">HYPERLINK "https://nrfu.org.ua/wp-content/uploads/2021/07/prymirna-forma-dogovoru-z-dodatkamy-2.pdf"</w:delInstrText>
                  </w:r>
                  <w:r w:rsidDel="00000000" w:rsidR="00000000" w:rsidRPr="00000000">
                    <w:fldChar w:fldCharType="separate"/>
                  </w:r>
                  <w:r w:rsidDel="00000000" w:rsidR="00000000" w:rsidRPr="00000000">
                    <w:rPr>
                      <w:color w:val="1155cc"/>
                      <w:sz w:val="24"/>
                      <w:szCs w:val="24"/>
                      <w:u w:val="single"/>
                      <w:shd w:fill="9900ff" w:val="clear"/>
                      <w:rtl w:val="0"/>
                    </w:rPr>
                    <w:delText xml:space="preserve">Примірна форма договору</w:delText>
                  </w:r>
                  <w:r w:rsidDel="00000000" w:rsidR="00000000" w:rsidRPr="00000000">
                    <w:fldChar w:fldCharType="end"/>
                  </w:r>
                </w:del>
              </w:sdtContent>
            </w:sdt>
            <w:sdt>
              <w:sdtPr>
                <w:tag w:val="goog_rdk_16"/>
              </w:sdtPr>
              <w:sdtContent>
                <w:ins w:author="Artem Chumachenko" w:id="4" w:date="2021-10-01T13:16:16Z">
                  <w:r w:rsidDel="00000000" w:rsidR="00000000" w:rsidRPr="00000000">
                    <w:fldChar w:fldCharType="begin"/>
                  </w:r>
                  <w:r w:rsidDel="00000000" w:rsidR="00000000" w:rsidRPr="00000000">
                    <w:instrText xml:space="preserve">HYPERLINK "https://nrfu.org.ua/wp-content/uploads/2021/10/prymirna-forma-dogovoru-z-dodatkamy_42_28.pdf"</w:instrText>
                  </w:r>
                  <w:r w:rsidDel="00000000" w:rsidR="00000000" w:rsidRPr="00000000">
                    <w:fldChar w:fldCharType="separate"/>
                  </w:r>
                  <w:r w:rsidDel="00000000" w:rsidR="00000000" w:rsidRPr="00000000">
                    <w:rPr>
                      <w:color w:val="1155cc"/>
                      <w:sz w:val="24"/>
                      <w:szCs w:val="24"/>
                      <w:u w:val="single"/>
                      <w:shd w:fill="9900ff" w:val="clear"/>
                      <w:rtl w:val="0"/>
                    </w:rPr>
                    <w:t xml:space="preserve">Примірна форма договору</w:t>
                  </w:r>
                  <w:r w:rsidDel="00000000" w:rsidR="00000000" w:rsidRPr="00000000">
                    <w:fldChar w:fldCharType="end"/>
                  </w:r>
                </w:ins>
              </w:sdtContent>
            </w:sdt>
            <w:r w:rsidDel="00000000" w:rsidR="00000000" w:rsidRPr="00000000">
              <w:rPr>
                <w:sz w:val="24"/>
                <w:szCs w:val="24"/>
                <w:highlight w:val="yellow"/>
                <w:rtl w:val="0"/>
              </w:rPr>
              <w:t xml:space="preserve"> про виконання наукового дослідження і розробки за рахунок грантової підтримки (</w:t>
            </w:r>
            <w:sdt>
              <w:sdtPr>
                <w:tag w:val="goog_rdk_17"/>
              </w:sdtPr>
              <w:sdtContent>
                <w:ins w:author="Artem Chumachenko" w:id="5" w:date="2021-10-01T13:16:54Z">
                  <w:r w:rsidDel="00000000" w:rsidR="00000000" w:rsidRPr="00000000">
                    <w:rPr>
                      <w:sz w:val="24"/>
                      <w:szCs w:val="24"/>
                      <w:highlight w:val="yellow"/>
                      <w:rtl w:val="0"/>
                    </w:rPr>
                    <w:t xml:space="preserve">https://cutt.ly/1ESylVb</w:t>
                  </w:r>
                </w:ins>
              </w:sdtContent>
            </w:sdt>
            <w:r w:rsidDel="00000000" w:rsidR="00000000" w:rsidRPr="00000000">
              <w:rPr>
                <w:sz w:val="24"/>
                <w:szCs w:val="24"/>
                <w:highlight w:val="yellow"/>
                <w:rtl w:val="0"/>
              </w:rPr>
              <w:t xml:space="preserve">)</w:t>
            </w:r>
          </w:p>
        </w:tc>
        <w:tc>
          <w:tcPr/>
          <w:p w:rsidR="00000000" w:rsidDel="00000000" w:rsidP="00000000" w:rsidRDefault="00000000" w:rsidRPr="00000000" w14:paraId="00000398">
            <w:pPr>
              <w:jc w:val="both"/>
              <w:rPr/>
            </w:pPr>
            <w:r w:rsidDel="00000000" w:rsidR="00000000" w:rsidRPr="00000000">
              <w:rPr>
                <w:rtl w:val="0"/>
              </w:rPr>
            </w:r>
          </w:p>
        </w:tc>
      </w:tr>
    </w:tbl>
    <w:p w:rsidR="00000000" w:rsidDel="00000000" w:rsidP="00000000" w:rsidRDefault="00000000" w:rsidRPr="00000000" w14:paraId="00000399">
      <w:pPr>
        <w:jc w:val="both"/>
        <w:rPr/>
      </w:pPr>
      <w:r w:rsidDel="00000000" w:rsidR="00000000" w:rsidRPr="00000000">
        <w:rPr>
          <w:rtl w:val="0"/>
        </w:rPr>
      </w:r>
    </w:p>
    <w:sectPr>
      <w:footerReference r:id="rId21" w:type="default"/>
      <w:pgSz w:h="11906" w:w="16838" w:orient="landscape"/>
      <w:pgMar w:bottom="426" w:top="56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60" w:hanging="309"/>
      </w:pPr>
      <w:rPr>
        <w:sz w:val="22"/>
        <w:szCs w:val="22"/>
        <w:vertAlign w:val="baseline"/>
      </w:rPr>
    </w:lvl>
    <w:lvl w:ilvl="1">
      <w:start w:val="1"/>
      <w:numFmt w:val="bullet"/>
      <w:lvlText w:val="▪"/>
      <w:lvlJc w:val="left"/>
      <w:pPr>
        <w:ind w:left="6971" w:hanging="360"/>
      </w:pPr>
      <w:rPr>
        <w:sz w:val="24"/>
        <w:szCs w:val="24"/>
        <w:vertAlign w:val="baseline"/>
      </w:rPr>
    </w:lvl>
    <w:lvl w:ilvl="2">
      <w:start w:val="1"/>
      <w:numFmt w:val="bullet"/>
      <w:lvlText w:val="▪"/>
      <w:lvlJc w:val="left"/>
      <w:pPr>
        <w:ind w:left="6971" w:hanging="360"/>
      </w:pPr>
      <w:rPr>
        <w:sz w:val="24"/>
        <w:szCs w:val="24"/>
        <w:vertAlign w:val="baseline"/>
      </w:rPr>
    </w:lvl>
    <w:lvl w:ilvl="3">
      <w:start w:val="1"/>
      <w:numFmt w:val="bullet"/>
      <w:lvlText w:val="▪"/>
      <w:lvlJc w:val="left"/>
      <w:pPr>
        <w:ind w:left="6971" w:hanging="360"/>
      </w:pPr>
      <w:rPr>
        <w:sz w:val="24"/>
        <w:szCs w:val="24"/>
        <w:vertAlign w:val="baseline"/>
      </w:rPr>
    </w:lvl>
    <w:lvl w:ilvl="4">
      <w:start w:val="1"/>
      <w:numFmt w:val="bullet"/>
      <w:lvlText w:val="▪"/>
      <w:lvlJc w:val="left"/>
      <w:pPr>
        <w:ind w:left="6971" w:hanging="360"/>
      </w:pPr>
      <w:rPr>
        <w:sz w:val="24"/>
        <w:szCs w:val="24"/>
        <w:vertAlign w:val="baseline"/>
      </w:rPr>
    </w:lvl>
    <w:lvl w:ilvl="5">
      <w:start w:val="1"/>
      <w:numFmt w:val="bullet"/>
      <w:lvlText w:val="▪"/>
      <w:lvlJc w:val="left"/>
      <w:pPr>
        <w:ind w:left="6971" w:hanging="360"/>
      </w:pPr>
      <w:rPr>
        <w:sz w:val="24"/>
        <w:szCs w:val="24"/>
        <w:vertAlign w:val="baseline"/>
      </w:rPr>
    </w:lvl>
    <w:lvl w:ilvl="6">
      <w:start w:val="1"/>
      <w:numFmt w:val="bullet"/>
      <w:lvlText w:val="▪"/>
      <w:lvlJc w:val="left"/>
      <w:pPr>
        <w:ind w:left="6971" w:hanging="360"/>
      </w:pPr>
      <w:rPr>
        <w:sz w:val="24"/>
        <w:szCs w:val="24"/>
        <w:vertAlign w:val="baseline"/>
      </w:rPr>
    </w:lvl>
    <w:lvl w:ilvl="7">
      <w:start w:val="1"/>
      <w:numFmt w:val="bullet"/>
      <w:lvlText w:val="▪"/>
      <w:lvlJc w:val="left"/>
      <w:pPr>
        <w:ind w:left="6971" w:hanging="360"/>
      </w:pPr>
      <w:rPr>
        <w:sz w:val="24"/>
        <w:szCs w:val="24"/>
        <w:vertAlign w:val="baseline"/>
      </w:rPr>
    </w:lvl>
    <w:lvl w:ilvl="8">
      <w:start w:val="1"/>
      <w:numFmt w:val="bullet"/>
      <w:lvlText w:val="▪"/>
      <w:lvlJc w:val="left"/>
      <w:pPr>
        <w:ind w:left="6971" w:hanging="360"/>
      </w:pPr>
      <w:rPr>
        <w:sz w:val="24"/>
        <w:szCs w:val="24"/>
        <w:vertAlign w:val="baseline"/>
      </w:rPr>
    </w:lvl>
  </w:abstractNum>
  <w:abstractNum w:abstractNumId="2">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3">
    <w:lvl w:ilvl="0">
      <w:start w:val="1"/>
      <w:numFmt w:val="bullet"/>
      <w:lvlText w:val="■"/>
      <w:lvlJc w:val="left"/>
      <w:pPr>
        <w:ind w:left="720" w:hanging="360"/>
      </w:pPr>
      <w:rPr>
        <w:color w:val="000000"/>
        <w:sz w:val="22"/>
        <w:szCs w:val="22"/>
        <w:u w:val="none"/>
        <w:vertAlign w:val="baseline"/>
      </w:rPr>
    </w:lvl>
    <w:lvl w:ilvl="1">
      <w:start w:val="1"/>
      <w:numFmt w:val="bullet"/>
      <w:lvlText w:val="■"/>
      <w:lvlJc w:val="left"/>
      <w:pPr>
        <w:ind w:left="6480" w:hanging="360"/>
      </w:pPr>
      <w:rPr>
        <w:color w:val="1155cc"/>
        <w:sz w:val="24"/>
        <w:szCs w:val="24"/>
        <w:u w:val="single"/>
        <w:vertAlign w:val="baseline"/>
      </w:rPr>
    </w:lvl>
    <w:lvl w:ilvl="2">
      <w:start w:val="1"/>
      <w:numFmt w:val="bullet"/>
      <w:lvlText w:val="■"/>
      <w:lvlJc w:val="left"/>
      <w:pPr>
        <w:ind w:left="6480" w:hanging="360"/>
      </w:pPr>
      <w:rPr>
        <w:color w:val="1155cc"/>
        <w:sz w:val="24"/>
        <w:szCs w:val="24"/>
        <w:u w:val="single"/>
        <w:vertAlign w:val="baseline"/>
      </w:rPr>
    </w:lvl>
    <w:lvl w:ilvl="3">
      <w:start w:val="1"/>
      <w:numFmt w:val="bullet"/>
      <w:lvlText w:val="■"/>
      <w:lvlJc w:val="left"/>
      <w:pPr>
        <w:ind w:left="6480" w:hanging="360"/>
      </w:pPr>
      <w:rPr>
        <w:color w:val="1155cc"/>
        <w:sz w:val="24"/>
        <w:szCs w:val="24"/>
        <w:u w:val="single"/>
        <w:vertAlign w:val="baseline"/>
      </w:rPr>
    </w:lvl>
    <w:lvl w:ilvl="4">
      <w:start w:val="1"/>
      <w:numFmt w:val="bullet"/>
      <w:lvlText w:val="■"/>
      <w:lvlJc w:val="left"/>
      <w:pPr>
        <w:ind w:left="6480" w:hanging="360"/>
      </w:pPr>
      <w:rPr>
        <w:color w:val="1155cc"/>
        <w:sz w:val="24"/>
        <w:szCs w:val="24"/>
        <w:u w:val="single"/>
        <w:vertAlign w:val="baseline"/>
      </w:rPr>
    </w:lvl>
    <w:lvl w:ilvl="5">
      <w:start w:val="1"/>
      <w:numFmt w:val="bullet"/>
      <w:lvlText w:val="■"/>
      <w:lvlJc w:val="left"/>
      <w:pPr>
        <w:ind w:left="6480" w:hanging="360"/>
      </w:pPr>
      <w:rPr>
        <w:color w:val="1155cc"/>
        <w:sz w:val="24"/>
        <w:szCs w:val="24"/>
        <w:u w:val="single"/>
        <w:vertAlign w:val="baseline"/>
      </w:rPr>
    </w:lvl>
    <w:lvl w:ilvl="6">
      <w:start w:val="1"/>
      <w:numFmt w:val="bullet"/>
      <w:lvlText w:val="■"/>
      <w:lvlJc w:val="left"/>
      <w:pPr>
        <w:ind w:left="6480" w:hanging="360"/>
      </w:pPr>
      <w:rPr>
        <w:color w:val="1155cc"/>
        <w:sz w:val="24"/>
        <w:szCs w:val="24"/>
        <w:u w:val="single"/>
        <w:vertAlign w:val="baseline"/>
      </w:rPr>
    </w:lvl>
    <w:lvl w:ilvl="7">
      <w:start w:val="1"/>
      <w:numFmt w:val="bullet"/>
      <w:lvlText w:val="■"/>
      <w:lvlJc w:val="left"/>
      <w:pPr>
        <w:ind w:left="6480" w:hanging="360"/>
      </w:pPr>
      <w:rPr>
        <w:color w:val="1155cc"/>
        <w:sz w:val="24"/>
        <w:szCs w:val="24"/>
        <w:u w:val="single"/>
        <w:vertAlign w:val="baseline"/>
      </w:rPr>
    </w:lvl>
    <w:lvl w:ilvl="8">
      <w:start w:val="1"/>
      <w:numFmt w:val="bullet"/>
      <w:lvlText w:val="■"/>
      <w:lvlJc w:val="left"/>
      <w:pPr>
        <w:ind w:left="6480" w:hanging="360"/>
      </w:pPr>
      <w:rPr>
        <w:color w:val="1155cc"/>
        <w:sz w:val="24"/>
        <w:szCs w:val="24"/>
        <w:u w:val="single"/>
        <w:vertAlign w:val="baseline"/>
      </w:rPr>
    </w:lvl>
  </w:abstractNum>
  <w:abstractNum w:abstractNumId="4">
    <w:lvl w:ilvl="0">
      <w:start w:val="1"/>
      <w:numFmt w:val="bullet"/>
      <w:lvlText w:val="-"/>
      <w:lvlJc w:val="left"/>
      <w:pPr>
        <w:ind w:left="1440" w:hanging="360"/>
      </w:pPr>
      <w:rPr>
        <w:sz w:val="22"/>
        <w:szCs w:val="22"/>
        <w:vertAlign w:val="baseline"/>
      </w:rPr>
    </w:lvl>
    <w:lvl w:ilvl="1">
      <w:start w:val="1"/>
      <w:numFmt w:val="bullet"/>
      <w:lvlText w:val="-"/>
      <w:lvlJc w:val="left"/>
      <w:pPr>
        <w:ind w:left="7200" w:hanging="360"/>
      </w:pPr>
      <w:rPr>
        <w:sz w:val="24"/>
        <w:szCs w:val="24"/>
        <w:vertAlign w:val="baseline"/>
      </w:rPr>
    </w:lvl>
    <w:lvl w:ilvl="2">
      <w:start w:val="1"/>
      <w:numFmt w:val="bullet"/>
      <w:lvlText w:val="-"/>
      <w:lvlJc w:val="left"/>
      <w:pPr>
        <w:ind w:left="7200" w:hanging="360"/>
      </w:pPr>
      <w:rPr>
        <w:sz w:val="24"/>
        <w:szCs w:val="24"/>
        <w:vertAlign w:val="baseline"/>
      </w:rPr>
    </w:lvl>
    <w:lvl w:ilvl="3">
      <w:start w:val="1"/>
      <w:numFmt w:val="bullet"/>
      <w:lvlText w:val="-"/>
      <w:lvlJc w:val="left"/>
      <w:pPr>
        <w:ind w:left="7200" w:hanging="360"/>
      </w:pPr>
      <w:rPr>
        <w:sz w:val="24"/>
        <w:szCs w:val="24"/>
        <w:vertAlign w:val="baseline"/>
      </w:rPr>
    </w:lvl>
    <w:lvl w:ilvl="4">
      <w:start w:val="1"/>
      <w:numFmt w:val="bullet"/>
      <w:lvlText w:val="-"/>
      <w:lvlJc w:val="left"/>
      <w:pPr>
        <w:ind w:left="7200" w:hanging="360"/>
      </w:pPr>
      <w:rPr>
        <w:sz w:val="24"/>
        <w:szCs w:val="24"/>
        <w:vertAlign w:val="baseline"/>
      </w:rPr>
    </w:lvl>
    <w:lvl w:ilvl="5">
      <w:start w:val="1"/>
      <w:numFmt w:val="bullet"/>
      <w:lvlText w:val="-"/>
      <w:lvlJc w:val="left"/>
      <w:pPr>
        <w:ind w:left="7200" w:hanging="360"/>
      </w:pPr>
      <w:rPr>
        <w:sz w:val="24"/>
        <w:szCs w:val="24"/>
        <w:vertAlign w:val="baseline"/>
      </w:rPr>
    </w:lvl>
    <w:lvl w:ilvl="6">
      <w:start w:val="1"/>
      <w:numFmt w:val="bullet"/>
      <w:lvlText w:val="-"/>
      <w:lvlJc w:val="left"/>
      <w:pPr>
        <w:ind w:left="7200" w:hanging="360"/>
      </w:pPr>
      <w:rPr>
        <w:sz w:val="24"/>
        <w:szCs w:val="24"/>
        <w:vertAlign w:val="baseline"/>
      </w:rPr>
    </w:lvl>
    <w:lvl w:ilvl="7">
      <w:start w:val="1"/>
      <w:numFmt w:val="bullet"/>
      <w:lvlText w:val="-"/>
      <w:lvlJc w:val="left"/>
      <w:pPr>
        <w:ind w:left="7200" w:hanging="360"/>
      </w:pPr>
      <w:rPr>
        <w:sz w:val="24"/>
        <w:szCs w:val="24"/>
        <w:vertAlign w:val="baseline"/>
      </w:rPr>
    </w:lvl>
    <w:lvl w:ilvl="8">
      <w:start w:val="1"/>
      <w:numFmt w:val="bullet"/>
      <w:lvlText w:val="-"/>
      <w:lvlJc w:val="left"/>
      <w:pPr>
        <w:ind w:left="7200" w:hanging="360"/>
      </w:pPr>
      <w:rPr>
        <w:sz w:val="24"/>
        <w:szCs w:val="24"/>
        <w:vertAlign w:val="baseline"/>
      </w:rPr>
    </w:lvl>
  </w:abstractNum>
  <w:abstractNum w:abstractNumId="5">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6">
    <w:lvl w:ilvl="0">
      <w:start w:val="1"/>
      <w:numFmt w:val="bullet"/>
      <w:lvlText w:val="-"/>
      <w:lvlJc w:val="left"/>
      <w:pPr>
        <w:ind w:left="1440" w:hanging="360"/>
      </w:pPr>
      <w:rPr>
        <w:sz w:val="22"/>
        <w:szCs w:val="22"/>
        <w:vertAlign w:val="baseline"/>
      </w:rPr>
    </w:lvl>
    <w:lvl w:ilvl="1">
      <w:start w:val="1"/>
      <w:numFmt w:val="bullet"/>
      <w:lvlText w:val="-"/>
      <w:lvlJc w:val="left"/>
      <w:pPr>
        <w:ind w:left="7200" w:hanging="360"/>
      </w:pPr>
      <w:rPr>
        <w:sz w:val="24"/>
        <w:szCs w:val="24"/>
        <w:vertAlign w:val="baseline"/>
      </w:rPr>
    </w:lvl>
    <w:lvl w:ilvl="2">
      <w:start w:val="1"/>
      <w:numFmt w:val="bullet"/>
      <w:lvlText w:val="-"/>
      <w:lvlJc w:val="left"/>
      <w:pPr>
        <w:ind w:left="7200" w:hanging="360"/>
      </w:pPr>
      <w:rPr>
        <w:sz w:val="24"/>
        <w:szCs w:val="24"/>
        <w:vertAlign w:val="baseline"/>
      </w:rPr>
    </w:lvl>
    <w:lvl w:ilvl="3">
      <w:start w:val="1"/>
      <w:numFmt w:val="bullet"/>
      <w:lvlText w:val="-"/>
      <w:lvlJc w:val="left"/>
      <w:pPr>
        <w:ind w:left="7200" w:hanging="360"/>
      </w:pPr>
      <w:rPr>
        <w:sz w:val="24"/>
        <w:szCs w:val="24"/>
        <w:vertAlign w:val="baseline"/>
      </w:rPr>
    </w:lvl>
    <w:lvl w:ilvl="4">
      <w:start w:val="1"/>
      <w:numFmt w:val="bullet"/>
      <w:lvlText w:val="-"/>
      <w:lvlJc w:val="left"/>
      <w:pPr>
        <w:ind w:left="7200" w:hanging="360"/>
      </w:pPr>
      <w:rPr>
        <w:sz w:val="24"/>
        <w:szCs w:val="24"/>
        <w:vertAlign w:val="baseline"/>
      </w:rPr>
    </w:lvl>
    <w:lvl w:ilvl="5">
      <w:start w:val="1"/>
      <w:numFmt w:val="bullet"/>
      <w:lvlText w:val="-"/>
      <w:lvlJc w:val="left"/>
      <w:pPr>
        <w:ind w:left="7200" w:hanging="360"/>
      </w:pPr>
      <w:rPr>
        <w:sz w:val="24"/>
        <w:szCs w:val="24"/>
        <w:vertAlign w:val="baseline"/>
      </w:rPr>
    </w:lvl>
    <w:lvl w:ilvl="6">
      <w:start w:val="1"/>
      <w:numFmt w:val="bullet"/>
      <w:lvlText w:val="-"/>
      <w:lvlJc w:val="left"/>
      <w:pPr>
        <w:ind w:left="7200" w:hanging="360"/>
      </w:pPr>
      <w:rPr>
        <w:sz w:val="24"/>
        <w:szCs w:val="24"/>
        <w:vertAlign w:val="baseline"/>
      </w:rPr>
    </w:lvl>
    <w:lvl w:ilvl="7">
      <w:start w:val="1"/>
      <w:numFmt w:val="bullet"/>
      <w:lvlText w:val="-"/>
      <w:lvlJc w:val="left"/>
      <w:pPr>
        <w:ind w:left="7200" w:hanging="360"/>
      </w:pPr>
      <w:rPr>
        <w:sz w:val="24"/>
        <w:szCs w:val="24"/>
        <w:vertAlign w:val="baseline"/>
      </w:rPr>
    </w:lvl>
    <w:lvl w:ilvl="8">
      <w:start w:val="1"/>
      <w:numFmt w:val="bullet"/>
      <w:lvlText w:val="-"/>
      <w:lvlJc w:val="left"/>
      <w:pPr>
        <w:ind w:left="7200" w:hanging="360"/>
      </w:pPr>
      <w:rPr>
        <w:sz w:val="24"/>
        <w:szCs w:val="24"/>
        <w:vertAlign w:val="baseline"/>
      </w:rPr>
    </w:lvl>
  </w:abstractNum>
  <w:abstractNum w:abstractNumId="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bullet"/>
      <w:lvlText w:val="●"/>
      <w:lvlJc w:val="left"/>
      <w:pPr>
        <w:ind w:left="196" w:hanging="196"/>
      </w:pPr>
      <w:rPr>
        <w:sz w:val="22"/>
        <w:szCs w:val="22"/>
        <w:shd w:fill="auto" w:val="clear"/>
        <w:vertAlign w:val="baseline"/>
      </w:rPr>
    </w:lvl>
    <w:lvl w:ilvl="1">
      <w:start w:val="1"/>
      <w:numFmt w:val="bullet"/>
      <w:lvlText w:val="●"/>
      <w:lvlJc w:val="left"/>
      <w:pPr>
        <w:ind w:left="376" w:hanging="196"/>
      </w:pPr>
      <w:rPr>
        <w:sz w:val="24"/>
        <w:szCs w:val="24"/>
        <w:vertAlign w:val="baseline"/>
      </w:rPr>
    </w:lvl>
    <w:lvl w:ilvl="2">
      <w:start w:val="1"/>
      <w:numFmt w:val="bullet"/>
      <w:lvlText w:val="●"/>
      <w:lvlJc w:val="left"/>
      <w:pPr>
        <w:ind w:left="556" w:hanging="196"/>
      </w:pPr>
      <w:rPr>
        <w:sz w:val="24"/>
        <w:szCs w:val="24"/>
        <w:vertAlign w:val="baseline"/>
      </w:rPr>
    </w:lvl>
    <w:lvl w:ilvl="3">
      <w:start w:val="1"/>
      <w:numFmt w:val="bullet"/>
      <w:lvlText w:val="●"/>
      <w:lvlJc w:val="left"/>
      <w:pPr>
        <w:ind w:left="736" w:hanging="196.0000000000001"/>
      </w:pPr>
      <w:rPr>
        <w:sz w:val="24"/>
        <w:szCs w:val="24"/>
        <w:vertAlign w:val="baseline"/>
      </w:rPr>
    </w:lvl>
    <w:lvl w:ilvl="4">
      <w:start w:val="1"/>
      <w:numFmt w:val="bullet"/>
      <w:lvlText w:val="●"/>
      <w:lvlJc w:val="left"/>
      <w:pPr>
        <w:ind w:left="916" w:hanging="196"/>
      </w:pPr>
      <w:rPr>
        <w:sz w:val="24"/>
        <w:szCs w:val="24"/>
        <w:vertAlign w:val="baseline"/>
      </w:rPr>
    </w:lvl>
    <w:lvl w:ilvl="5">
      <w:start w:val="1"/>
      <w:numFmt w:val="bullet"/>
      <w:lvlText w:val="●"/>
      <w:lvlJc w:val="left"/>
      <w:pPr>
        <w:ind w:left="1096" w:hanging="196"/>
      </w:pPr>
      <w:rPr>
        <w:sz w:val="24"/>
        <w:szCs w:val="24"/>
        <w:vertAlign w:val="baseline"/>
      </w:rPr>
    </w:lvl>
    <w:lvl w:ilvl="6">
      <w:start w:val="1"/>
      <w:numFmt w:val="bullet"/>
      <w:lvlText w:val="●"/>
      <w:lvlJc w:val="left"/>
      <w:pPr>
        <w:ind w:left="1276" w:hanging="196"/>
      </w:pPr>
      <w:rPr>
        <w:sz w:val="24"/>
        <w:szCs w:val="24"/>
        <w:vertAlign w:val="baseline"/>
      </w:rPr>
    </w:lvl>
    <w:lvl w:ilvl="7">
      <w:start w:val="1"/>
      <w:numFmt w:val="bullet"/>
      <w:lvlText w:val="●"/>
      <w:lvlJc w:val="left"/>
      <w:pPr>
        <w:ind w:left="1456" w:hanging="196"/>
      </w:pPr>
      <w:rPr>
        <w:sz w:val="24"/>
        <w:szCs w:val="24"/>
        <w:vertAlign w:val="baseline"/>
      </w:rPr>
    </w:lvl>
    <w:lvl w:ilvl="8">
      <w:start w:val="1"/>
      <w:numFmt w:val="bullet"/>
      <w:lvlText w:val="●"/>
      <w:lvlJc w:val="left"/>
      <w:pPr>
        <w:ind w:left="1636" w:hanging="196"/>
      </w:pPr>
      <w:rPr>
        <w:sz w:val="24"/>
        <w:szCs w:val="24"/>
        <w:vertAlign w:val="baseline"/>
      </w:rPr>
    </w:lvl>
  </w:abstractNum>
  <w:abstractNum w:abstractNumId="9">
    <w:lvl w:ilvl="0">
      <w:start w:val="1"/>
      <w:numFmt w:val="bullet"/>
      <w:lvlText w:val="-"/>
      <w:lvlJc w:val="left"/>
      <w:pPr>
        <w:ind w:left="1440" w:hanging="360"/>
      </w:pPr>
      <w:rPr>
        <w:sz w:val="22"/>
        <w:szCs w:val="22"/>
        <w:vertAlign w:val="baseline"/>
      </w:rPr>
    </w:lvl>
    <w:lvl w:ilvl="1">
      <w:start w:val="1"/>
      <w:numFmt w:val="bullet"/>
      <w:lvlText w:val="-"/>
      <w:lvlJc w:val="left"/>
      <w:pPr>
        <w:ind w:left="7200" w:hanging="360"/>
      </w:pPr>
      <w:rPr>
        <w:sz w:val="24"/>
        <w:szCs w:val="24"/>
        <w:vertAlign w:val="baseline"/>
      </w:rPr>
    </w:lvl>
    <w:lvl w:ilvl="2">
      <w:start w:val="1"/>
      <w:numFmt w:val="bullet"/>
      <w:lvlText w:val="-"/>
      <w:lvlJc w:val="left"/>
      <w:pPr>
        <w:ind w:left="7200" w:hanging="360"/>
      </w:pPr>
      <w:rPr>
        <w:sz w:val="24"/>
        <w:szCs w:val="24"/>
        <w:vertAlign w:val="baseline"/>
      </w:rPr>
    </w:lvl>
    <w:lvl w:ilvl="3">
      <w:start w:val="1"/>
      <w:numFmt w:val="bullet"/>
      <w:lvlText w:val="-"/>
      <w:lvlJc w:val="left"/>
      <w:pPr>
        <w:ind w:left="7200" w:hanging="360"/>
      </w:pPr>
      <w:rPr>
        <w:sz w:val="24"/>
        <w:szCs w:val="24"/>
        <w:vertAlign w:val="baseline"/>
      </w:rPr>
    </w:lvl>
    <w:lvl w:ilvl="4">
      <w:start w:val="1"/>
      <w:numFmt w:val="bullet"/>
      <w:lvlText w:val="-"/>
      <w:lvlJc w:val="left"/>
      <w:pPr>
        <w:ind w:left="7200" w:hanging="360"/>
      </w:pPr>
      <w:rPr>
        <w:sz w:val="24"/>
        <w:szCs w:val="24"/>
        <w:vertAlign w:val="baseline"/>
      </w:rPr>
    </w:lvl>
    <w:lvl w:ilvl="5">
      <w:start w:val="1"/>
      <w:numFmt w:val="bullet"/>
      <w:lvlText w:val="-"/>
      <w:lvlJc w:val="left"/>
      <w:pPr>
        <w:ind w:left="7200" w:hanging="360"/>
      </w:pPr>
      <w:rPr>
        <w:sz w:val="24"/>
        <w:szCs w:val="24"/>
        <w:vertAlign w:val="baseline"/>
      </w:rPr>
    </w:lvl>
    <w:lvl w:ilvl="6">
      <w:start w:val="1"/>
      <w:numFmt w:val="bullet"/>
      <w:lvlText w:val="-"/>
      <w:lvlJc w:val="left"/>
      <w:pPr>
        <w:ind w:left="7200" w:hanging="360"/>
      </w:pPr>
      <w:rPr>
        <w:sz w:val="24"/>
        <w:szCs w:val="24"/>
        <w:vertAlign w:val="baseline"/>
      </w:rPr>
    </w:lvl>
    <w:lvl w:ilvl="7">
      <w:start w:val="1"/>
      <w:numFmt w:val="bullet"/>
      <w:lvlText w:val="-"/>
      <w:lvlJc w:val="left"/>
      <w:pPr>
        <w:ind w:left="7200" w:hanging="360"/>
      </w:pPr>
      <w:rPr>
        <w:sz w:val="24"/>
        <w:szCs w:val="24"/>
        <w:vertAlign w:val="baseline"/>
      </w:rPr>
    </w:lvl>
    <w:lvl w:ilvl="8">
      <w:start w:val="1"/>
      <w:numFmt w:val="bullet"/>
      <w:lvlText w:val="-"/>
      <w:lvlJc w:val="left"/>
      <w:pPr>
        <w:ind w:left="7200" w:hanging="360"/>
      </w:pPr>
      <w:rPr>
        <w:sz w:val="24"/>
        <w:szCs w:val="24"/>
        <w:vertAlign w:val="baseline"/>
      </w:rPr>
    </w:lvl>
  </w:abstractNum>
  <w:abstractNum w:abstractNumId="10">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1">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96" w:hanging="196"/>
      </w:pPr>
      <w:rPr>
        <w:sz w:val="22"/>
        <w:szCs w:val="22"/>
        <w:vertAlign w:val="baseline"/>
      </w:rPr>
    </w:lvl>
    <w:lvl w:ilvl="1">
      <w:start w:val="1"/>
      <w:numFmt w:val="bullet"/>
      <w:lvlText w:val="●"/>
      <w:lvlJc w:val="left"/>
      <w:pPr>
        <w:ind w:left="376" w:hanging="196"/>
      </w:pPr>
      <w:rPr>
        <w:sz w:val="24"/>
        <w:szCs w:val="24"/>
        <w:vertAlign w:val="baseline"/>
      </w:rPr>
    </w:lvl>
    <w:lvl w:ilvl="2">
      <w:start w:val="1"/>
      <w:numFmt w:val="bullet"/>
      <w:lvlText w:val="●"/>
      <w:lvlJc w:val="left"/>
      <w:pPr>
        <w:ind w:left="556" w:hanging="196"/>
      </w:pPr>
      <w:rPr>
        <w:sz w:val="24"/>
        <w:szCs w:val="24"/>
        <w:vertAlign w:val="baseline"/>
      </w:rPr>
    </w:lvl>
    <w:lvl w:ilvl="3">
      <w:start w:val="1"/>
      <w:numFmt w:val="bullet"/>
      <w:lvlText w:val="●"/>
      <w:lvlJc w:val="left"/>
      <w:pPr>
        <w:ind w:left="736" w:hanging="196.0000000000001"/>
      </w:pPr>
      <w:rPr>
        <w:sz w:val="24"/>
        <w:szCs w:val="24"/>
        <w:vertAlign w:val="baseline"/>
      </w:rPr>
    </w:lvl>
    <w:lvl w:ilvl="4">
      <w:start w:val="1"/>
      <w:numFmt w:val="bullet"/>
      <w:lvlText w:val="●"/>
      <w:lvlJc w:val="left"/>
      <w:pPr>
        <w:ind w:left="916" w:hanging="196"/>
      </w:pPr>
      <w:rPr>
        <w:sz w:val="24"/>
        <w:szCs w:val="24"/>
        <w:vertAlign w:val="baseline"/>
      </w:rPr>
    </w:lvl>
    <w:lvl w:ilvl="5">
      <w:start w:val="1"/>
      <w:numFmt w:val="bullet"/>
      <w:lvlText w:val="●"/>
      <w:lvlJc w:val="left"/>
      <w:pPr>
        <w:ind w:left="1096" w:hanging="196"/>
      </w:pPr>
      <w:rPr>
        <w:sz w:val="24"/>
        <w:szCs w:val="24"/>
        <w:vertAlign w:val="baseline"/>
      </w:rPr>
    </w:lvl>
    <w:lvl w:ilvl="6">
      <w:start w:val="1"/>
      <w:numFmt w:val="bullet"/>
      <w:lvlText w:val="●"/>
      <w:lvlJc w:val="left"/>
      <w:pPr>
        <w:ind w:left="1276" w:hanging="196"/>
      </w:pPr>
      <w:rPr>
        <w:sz w:val="24"/>
        <w:szCs w:val="24"/>
        <w:vertAlign w:val="baseline"/>
      </w:rPr>
    </w:lvl>
    <w:lvl w:ilvl="7">
      <w:start w:val="1"/>
      <w:numFmt w:val="bullet"/>
      <w:lvlText w:val="●"/>
      <w:lvlJc w:val="left"/>
      <w:pPr>
        <w:ind w:left="1456" w:hanging="196"/>
      </w:pPr>
      <w:rPr>
        <w:sz w:val="24"/>
        <w:szCs w:val="24"/>
        <w:vertAlign w:val="baseline"/>
      </w:rPr>
    </w:lvl>
    <w:lvl w:ilvl="8">
      <w:start w:val="1"/>
      <w:numFmt w:val="bullet"/>
      <w:lvlText w:val="●"/>
      <w:lvlJc w:val="left"/>
      <w:pPr>
        <w:ind w:left="1636" w:hanging="196"/>
      </w:pPr>
      <w:rPr>
        <w:sz w:val="24"/>
        <w:szCs w:val="24"/>
        <w:vertAlign w:val="baseline"/>
      </w:rPr>
    </w:lvl>
  </w:abstractNum>
  <w:abstractNum w:abstractNumId="13">
    <w:lvl w:ilvl="0">
      <w:start w:val="1"/>
      <w:numFmt w:val="bullet"/>
      <w:lvlText w:val="●"/>
      <w:lvlJc w:val="left"/>
      <w:pPr>
        <w:ind w:left="196" w:hanging="196"/>
      </w:pPr>
      <w:rPr>
        <w:sz w:val="22"/>
        <w:szCs w:val="22"/>
        <w:vertAlign w:val="baseline"/>
      </w:rPr>
    </w:lvl>
    <w:lvl w:ilvl="1">
      <w:start w:val="1"/>
      <w:numFmt w:val="bullet"/>
      <w:lvlText w:val="●"/>
      <w:lvlJc w:val="left"/>
      <w:pPr>
        <w:ind w:left="376" w:hanging="196"/>
      </w:pPr>
      <w:rPr>
        <w:sz w:val="24"/>
        <w:szCs w:val="24"/>
        <w:vertAlign w:val="baseline"/>
      </w:rPr>
    </w:lvl>
    <w:lvl w:ilvl="2">
      <w:start w:val="1"/>
      <w:numFmt w:val="bullet"/>
      <w:lvlText w:val="●"/>
      <w:lvlJc w:val="left"/>
      <w:pPr>
        <w:ind w:left="556" w:hanging="196"/>
      </w:pPr>
      <w:rPr>
        <w:sz w:val="24"/>
        <w:szCs w:val="24"/>
        <w:vertAlign w:val="baseline"/>
      </w:rPr>
    </w:lvl>
    <w:lvl w:ilvl="3">
      <w:start w:val="1"/>
      <w:numFmt w:val="bullet"/>
      <w:lvlText w:val="●"/>
      <w:lvlJc w:val="left"/>
      <w:pPr>
        <w:ind w:left="736" w:hanging="196.0000000000001"/>
      </w:pPr>
      <w:rPr>
        <w:sz w:val="24"/>
        <w:szCs w:val="24"/>
        <w:vertAlign w:val="baseline"/>
      </w:rPr>
    </w:lvl>
    <w:lvl w:ilvl="4">
      <w:start w:val="1"/>
      <w:numFmt w:val="bullet"/>
      <w:lvlText w:val="●"/>
      <w:lvlJc w:val="left"/>
      <w:pPr>
        <w:ind w:left="916" w:hanging="196"/>
      </w:pPr>
      <w:rPr>
        <w:sz w:val="24"/>
        <w:szCs w:val="24"/>
        <w:vertAlign w:val="baseline"/>
      </w:rPr>
    </w:lvl>
    <w:lvl w:ilvl="5">
      <w:start w:val="1"/>
      <w:numFmt w:val="bullet"/>
      <w:lvlText w:val="●"/>
      <w:lvlJc w:val="left"/>
      <w:pPr>
        <w:ind w:left="1096" w:hanging="196"/>
      </w:pPr>
      <w:rPr>
        <w:sz w:val="24"/>
        <w:szCs w:val="24"/>
        <w:vertAlign w:val="baseline"/>
      </w:rPr>
    </w:lvl>
    <w:lvl w:ilvl="6">
      <w:start w:val="1"/>
      <w:numFmt w:val="bullet"/>
      <w:lvlText w:val="●"/>
      <w:lvlJc w:val="left"/>
      <w:pPr>
        <w:ind w:left="1276" w:hanging="196"/>
      </w:pPr>
      <w:rPr>
        <w:sz w:val="24"/>
        <w:szCs w:val="24"/>
        <w:vertAlign w:val="baseline"/>
      </w:rPr>
    </w:lvl>
    <w:lvl w:ilvl="7">
      <w:start w:val="1"/>
      <w:numFmt w:val="bullet"/>
      <w:lvlText w:val="●"/>
      <w:lvlJc w:val="left"/>
      <w:pPr>
        <w:ind w:left="1456" w:hanging="196"/>
      </w:pPr>
      <w:rPr>
        <w:sz w:val="24"/>
        <w:szCs w:val="24"/>
        <w:vertAlign w:val="baseline"/>
      </w:rPr>
    </w:lvl>
    <w:lvl w:ilvl="8">
      <w:start w:val="1"/>
      <w:numFmt w:val="bullet"/>
      <w:lvlText w:val="●"/>
      <w:lvlJc w:val="left"/>
      <w:pPr>
        <w:ind w:left="1636" w:hanging="196"/>
      </w:pPr>
      <w:rPr>
        <w:sz w:val="24"/>
        <w:szCs w:val="24"/>
        <w:vertAlign w:val="baseline"/>
      </w:rPr>
    </w:lvl>
  </w:abstractNum>
  <w:abstractNum w:abstractNumId="14">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lvl w:ilvl="0">
      <w:start w:val="1"/>
      <w:numFmt w:val="bullet"/>
      <w:lvlText w:val="▪"/>
      <w:lvlJc w:val="left"/>
      <w:pPr>
        <w:ind w:left="1160" w:hanging="309"/>
      </w:pPr>
      <w:rPr>
        <w:sz w:val="22"/>
        <w:szCs w:val="22"/>
        <w:vertAlign w:val="baseline"/>
      </w:rPr>
    </w:lvl>
    <w:lvl w:ilvl="1">
      <w:start w:val="1"/>
      <w:numFmt w:val="bullet"/>
      <w:lvlText w:val="▪"/>
      <w:lvlJc w:val="left"/>
      <w:pPr>
        <w:ind w:left="6971" w:hanging="360"/>
      </w:pPr>
      <w:rPr>
        <w:sz w:val="24"/>
        <w:szCs w:val="24"/>
        <w:vertAlign w:val="baseline"/>
      </w:rPr>
    </w:lvl>
    <w:lvl w:ilvl="2">
      <w:start w:val="1"/>
      <w:numFmt w:val="bullet"/>
      <w:lvlText w:val="▪"/>
      <w:lvlJc w:val="left"/>
      <w:pPr>
        <w:ind w:left="6971" w:hanging="360"/>
      </w:pPr>
      <w:rPr>
        <w:sz w:val="24"/>
        <w:szCs w:val="24"/>
        <w:vertAlign w:val="baseline"/>
      </w:rPr>
    </w:lvl>
    <w:lvl w:ilvl="3">
      <w:start w:val="1"/>
      <w:numFmt w:val="bullet"/>
      <w:lvlText w:val="▪"/>
      <w:lvlJc w:val="left"/>
      <w:pPr>
        <w:ind w:left="6971" w:hanging="360"/>
      </w:pPr>
      <w:rPr>
        <w:sz w:val="24"/>
        <w:szCs w:val="24"/>
        <w:vertAlign w:val="baseline"/>
      </w:rPr>
    </w:lvl>
    <w:lvl w:ilvl="4">
      <w:start w:val="1"/>
      <w:numFmt w:val="bullet"/>
      <w:lvlText w:val="▪"/>
      <w:lvlJc w:val="left"/>
      <w:pPr>
        <w:ind w:left="6971" w:hanging="360"/>
      </w:pPr>
      <w:rPr>
        <w:sz w:val="24"/>
        <w:szCs w:val="24"/>
        <w:vertAlign w:val="baseline"/>
      </w:rPr>
    </w:lvl>
    <w:lvl w:ilvl="5">
      <w:start w:val="1"/>
      <w:numFmt w:val="bullet"/>
      <w:lvlText w:val="▪"/>
      <w:lvlJc w:val="left"/>
      <w:pPr>
        <w:ind w:left="6971" w:hanging="360"/>
      </w:pPr>
      <w:rPr>
        <w:sz w:val="24"/>
        <w:szCs w:val="24"/>
        <w:vertAlign w:val="baseline"/>
      </w:rPr>
    </w:lvl>
    <w:lvl w:ilvl="6">
      <w:start w:val="1"/>
      <w:numFmt w:val="bullet"/>
      <w:lvlText w:val="▪"/>
      <w:lvlJc w:val="left"/>
      <w:pPr>
        <w:ind w:left="6971" w:hanging="360"/>
      </w:pPr>
      <w:rPr>
        <w:sz w:val="24"/>
        <w:szCs w:val="24"/>
        <w:vertAlign w:val="baseline"/>
      </w:rPr>
    </w:lvl>
    <w:lvl w:ilvl="7">
      <w:start w:val="1"/>
      <w:numFmt w:val="bullet"/>
      <w:lvlText w:val="▪"/>
      <w:lvlJc w:val="left"/>
      <w:pPr>
        <w:ind w:left="6971" w:hanging="360"/>
      </w:pPr>
      <w:rPr>
        <w:sz w:val="24"/>
        <w:szCs w:val="24"/>
        <w:vertAlign w:val="baseline"/>
      </w:rPr>
    </w:lvl>
    <w:lvl w:ilvl="8">
      <w:start w:val="1"/>
      <w:numFmt w:val="bullet"/>
      <w:lvlText w:val="▪"/>
      <w:lvlJc w:val="left"/>
      <w:pPr>
        <w:ind w:left="6971" w:hanging="360"/>
      </w:pPr>
      <w:rPr>
        <w:sz w:val="24"/>
        <w:szCs w:val="24"/>
        <w:vertAlign w:val="baseline"/>
      </w:rPr>
    </w:lvl>
  </w:abstractNum>
  <w:abstractNum w:abstractNumId="16">
    <w:lvl w:ilvl="0">
      <w:start w:val="1"/>
      <w:numFmt w:val="bullet"/>
      <w:lvlText w:val="▪"/>
      <w:lvlJc w:val="left"/>
      <w:pPr>
        <w:ind w:left="1160" w:hanging="309"/>
      </w:pPr>
      <w:rPr>
        <w:sz w:val="22"/>
        <w:szCs w:val="22"/>
        <w:vertAlign w:val="baseline"/>
      </w:rPr>
    </w:lvl>
    <w:lvl w:ilvl="1">
      <w:start w:val="1"/>
      <w:numFmt w:val="bullet"/>
      <w:lvlText w:val="▪"/>
      <w:lvlJc w:val="left"/>
      <w:pPr>
        <w:ind w:left="6971" w:hanging="360"/>
      </w:pPr>
      <w:rPr>
        <w:sz w:val="24"/>
        <w:szCs w:val="24"/>
        <w:vertAlign w:val="baseline"/>
      </w:rPr>
    </w:lvl>
    <w:lvl w:ilvl="2">
      <w:start w:val="1"/>
      <w:numFmt w:val="bullet"/>
      <w:lvlText w:val="▪"/>
      <w:lvlJc w:val="left"/>
      <w:pPr>
        <w:ind w:left="6971" w:hanging="360"/>
      </w:pPr>
      <w:rPr>
        <w:sz w:val="24"/>
        <w:szCs w:val="24"/>
        <w:vertAlign w:val="baseline"/>
      </w:rPr>
    </w:lvl>
    <w:lvl w:ilvl="3">
      <w:start w:val="1"/>
      <w:numFmt w:val="bullet"/>
      <w:lvlText w:val="▪"/>
      <w:lvlJc w:val="left"/>
      <w:pPr>
        <w:ind w:left="6971" w:hanging="360"/>
      </w:pPr>
      <w:rPr>
        <w:sz w:val="24"/>
        <w:szCs w:val="24"/>
        <w:vertAlign w:val="baseline"/>
      </w:rPr>
    </w:lvl>
    <w:lvl w:ilvl="4">
      <w:start w:val="1"/>
      <w:numFmt w:val="bullet"/>
      <w:lvlText w:val="▪"/>
      <w:lvlJc w:val="left"/>
      <w:pPr>
        <w:ind w:left="6971" w:hanging="360"/>
      </w:pPr>
      <w:rPr>
        <w:sz w:val="24"/>
        <w:szCs w:val="24"/>
        <w:vertAlign w:val="baseline"/>
      </w:rPr>
    </w:lvl>
    <w:lvl w:ilvl="5">
      <w:start w:val="1"/>
      <w:numFmt w:val="bullet"/>
      <w:lvlText w:val="▪"/>
      <w:lvlJc w:val="left"/>
      <w:pPr>
        <w:ind w:left="6971" w:hanging="360"/>
      </w:pPr>
      <w:rPr>
        <w:sz w:val="24"/>
        <w:szCs w:val="24"/>
        <w:vertAlign w:val="baseline"/>
      </w:rPr>
    </w:lvl>
    <w:lvl w:ilvl="6">
      <w:start w:val="1"/>
      <w:numFmt w:val="bullet"/>
      <w:lvlText w:val="▪"/>
      <w:lvlJc w:val="left"/>
      <w:pPr>
        <w:ind w:left="6971" w:hanging="360"/>
      </w:pPr>
      <w:rPr>
        <w:sz w:val="24"/>
        <w:szCs w:val="24"/>
        <w:vertAlign w:val="baseline"/>
      </w:rPr>
    </w:lvl>
    <w:lvl w:ilvl="7">
      <w:start w:val="1"/>
      <w:numFmt w:val="bullet"/>
      <w:lvlText w:val="▪"/>
      <w:lvlJc w:val="left"/>
      <w:pPr>
        <w:ind w:left="6971" w:hanging="360"/>
      </w:pPr>
      <w:rPr>
        <w:sz w:val="24"/>
        <w:szCs w:val="24"/>
        <w:vertAlign w:val="baseline"/>
      </w:rPr>
    </w:lvl>
    <w:lvl w:ilvl="8">
      <w:start w:val="1"/>
      <w:numFmt w:val="bullet"/>
      <w:lvlText w:val="▪"/>
      <w:lvlJc w:val="left"/>
      <w:pPr>
        <w:ind w:left="6971" w:hanging="360"/>
      </w:pPr>
      <w:rPr>
        <w:sz w:val="24"/>
        <w:szCs w:val="24"/>
        <w:vertAlign w:val="baseline"/>
      </w:rPr>
    </w:lvl>
  </w:abstractNum>
  <w:abstractNum w:abstractNumId="17">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23">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24">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25">
    <w:lvl w:ilvl="0">
      <w:start w:val="1"/>
      <w:numFmt w:val="decimal"/>
      <w:lvlText w:val="%1)"/>
      <w:lvlJc w:val="left"/>
      <w:pPr>
        <w:ind w:left="973" w:hanging="360"/>
      </w:pPr>
      <w:rPr>
        <w:b w:val="1"/>
      </w:rPr>
    </w:lvl>
    <w:lvl w:ilvl="1">
      <w:start w:val="1"/>
      <w:numFmt w:val="lowerLetter"/>
      <w:lvlText w:val="%2."/>
      <w:lvlJc w:val="left"/>
      <w:pPr>
        <w:ind w:left="1693" w:hanging="360"/>
      </w:pPr>
      <w:rPr/>
    </w:lvl>
    <w:lvl w:ilvl="2">
      <w:start w:val="1"/>
      <w:numFmt w:val="lowerRoman"/>
      <w:lvlText w:val="%3."/>
      <w:lvlJc w:val="right"/>
      <w:pPr>
        <w:ind w:left="2413" w:hanging="180"/>
      </w:pPr>
      <w:rPr/>
    </w:lvl>
    <w:lvl w:ilvl="3">
      <w:start w:val="1"/>
      <w:numFmt w:val="decimal"/>
      <w:lvlText w:val="%4."/>
      <w:lvlJc w:val="left"/>
      <w:pPr>
        <w:ind w:left="3133" w:hanging="360"/>
      </w:pPr>
      <w:rPr/>
    </w:lvl>
    <w:lvl w:ilvl="4">
      <w:start w:val="1"/>
      <w:numFmt w:val="lowerLetter"/>
      <w:lvlText w:val="%5."/>
      <w:lvlJc w:val="left"/>
      <w:pPr>
        <w:ind w:left="3853" w:hanging="360"/>
      </w:pPr>
      <w:rPr/>
    </w:lvl>
    <w:lvl w:ilvl="5">
      <w:start w:val="1"/>
      <w:numFmt w:val="lowerRoman"/>
      <w:lvlText w:val="%6."/>
      <w:lvlJc w:val="right"/>
      <w:pPr>
        <w:ind w:left="4573" w:hanging="180"/>
      </w:pPr>
      <w:rPr/>
    </w:lvl>
    <w:lvl w:ilvl="6">
      <w:start w:val="1"/>
      <w:numFmt w:val="decimal"/>
      <w:lvlText w:val="%7."/>
      <w:lvlJc w:val="left"/>
      <w:pPr>
        <w:ind w:left="5293" w:hanging="360"/>
      </w:pPr>
      <w:rPr/>
    </w:lvl>
    <w:lvl w:ilvl="7">
      <w:start w:val="1"/>
      <w:numFmt w:val="lowerLetter"/>
      <w:lvlText w:val="%8."/>
      <w:lvlJc w:val="left"/>
      <w:pPr>
        <w:ind w:left="6013" w:hanging="360"/>
      </w:pPr>
      <w:rPr/>
    </w:lvl>
    <w:lvl w:ilvl="8">
      <w:start w:val="1"/>
      <w:numFmt w:val="lowerRoman"/>
      <w:lvlText w:val="%9."/>
      <w:lvlJc w:val="right"/>
      <w:pPr>
        <w:ind w:left="6733" w:hanging="18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29">
    <w:lvl w:ilvl="0">
      <w:start w:val="1"/>
      <w:numFmt w:val="bullet"/>
      <w:lvlText w:val="■"/>
      <w:lvlJc w:val="left"/>
      <w:pPr>
        <w:ind w:left="720" w:hanging="360"/>
      </w:pPr>
      <w:rPr>
        <w:color w:val="1155cc"/>
        <w:sz w:val="22"/>
        <w:szCs w:val="22"/>
        <w:u w:val="single"/>
        <w:vertAlign w:val="baseline"/>
      </w:rPr>
    </w:lvl>
    <w:lvl w:ilvl="1">
      <w:start w:val="1"/>
      <w:numFmt w:val="bullet"/>
      <w:lvlText w:val="■"/>
      <w:lvlJc w:val="left"/>
      <w:pPr>
        <w:ind w:left="6480" w:hanging="360"/>
      </w:pPr>
      <w:rPr>
        <w:color w:val="1155cc"/>
        <w:sz w:val="24"/>
        <w:szCs w:val="24"/>
        <w:u w:val="single"/>
        <w:vertAlign w:val="baseline"/>
      </w:rPr>
    </w:lvl>
    <w:lvl w:ilvl="2">
      <w:start w:val="1"/>
      <w:numFmt w:val="bullet"/>
      <w:lvlText w:val="■"/>
      <w:lvlJc w:val="left"/>
      <w:pPr>
        <w:ind w:left="6480" w:hanging="360"/>
      </w:pPr>
      <w:rPr>
        <w:color w:val="1155cc"/>
        <w:sz w:val="24"/>
        <w:szCs w:val="24"/>
        <w:u w:val="single"/>
        <w:vertAlign w:val="baseline"/>
      </w:rPr>
    </w:lvl>
    <w:lvl w:ilvl="3">
      <w:start w:val="1"/>
      <w:numFmt w:val="bullet"/>
      <w:lvlText w:val="■"/>
      <w:lvlJc w:val="left"/>
      <w:pPr>
        <w:ind w:left="6480" w:hanging="360"/>
      </w:pPr>
      <w:rPr>
        <w:color w:val="1155cc"/>
        <w:sz w:val="24"/>
        <w:szCs w:val="24"/>
        <w:u w:val="single"/>
        <w:vertAlign w:val="baseline"/>
      </w:rPr>
    </w:lvl>
    <w:lvl w:ilvl="4">
      <w:start w:val="1"/>
      <w:numFmt w:val="bullet"/>
      <w:lvlText w:val="■"/>
      <w:lvlJc w:val="left"/>
      <w:pPr>
        <w:ind w:left="6480" w:hanging="360"/>
      </w:pPr>
      <w:rPr>
        <w:color w:val="1155cc"/>
        <w:sz w:val="24"/>
        <w:szCs w:val="24"/>
        <w:u w:val="single"/>
        <w:vertAlign w:val="baseline"/>
      </w:rPr>
    </w:lvl>
    <w:lvl w:ilvl="5">
      <w:start w:val="1"/>
      <w:numFmt w:val="bullet"/>
      <w:lvlText w:val="■"/>
      <w:lvlJc w:val="left"/>
      <w:pPr>
        <w:ind w:left="6480" w:hanging="360"/>
      </w:pPr>
      <w:rPr>
        <w:color w:val="1155cc"/>
        <w:sz w:val="24"/>
        <w:szCs w:val="24"/>
        <w:u w:val="single"/>
        <w:vertAlign w:val="baseline"/>
      </w:rPr>
    </w:lvl>
    <w:lvl w:ilvl="6">
      <w:start w:val="1"/>
      <w:numFmt w:val="bullet"/>
      <w:lvlText w:val="■"/>
      <w:lvlJc w:val="left"/>
      <w:pPr>
        <w:ind w:left="6480" w:hanging="360"/>
      </w:pPr>
      <w:rPr>
        <w:color w:val="1155cc"/>
        <w:sz w:val="24"/>
        <w:szCs w:val="24"/>
        <w:u w:val="single"/>
        <w:vertAlign w:val="baseline"/>
      </w:rPr>
    </w:lvl>
    <w:lvl w:ilvl="7">
      <w:start w:val="1"/>
      <w:numFmt w:val="bullet"/>
      <w:lvlText w:val="■"/>
      <w:lvlJc w:val="left"/>
      <w:pPr>
        <w:ind w:left="6480" w:hanging="360"/>
      </w:pPr>
      <w:rPr>
        <w:color w:val="1155cc"/>
        <w:sz w:val="24"/>
        <w:szCs w:val="24"/>
        <w:u w:val="single"/>
        <w:vertAlign w:val="baseline"/>
      </w:rPr>
    </w:lvl>
    <w:lvl w:ilvl="8">
      <w:start w:val="1"/>
      <w:numFmt w:val="bullet"/>
      <w:lvlText w:val="■"/>
      <w:lvlJc w:val="left"/>
      <w:pPr>
        <w:ind w:left="6480" w:hanging="360"/>
      </w:pPr>
      <w:rPr>
        <w:color w:val="1155cc"/>
        <w:sz w:val="24"/>
        <w:szCs w:val="24"/>
        <w:u w:val="single"/>
        <w:vertAlign w:val="baseline"/>
      </w:rPr>
    </w:lvl>
  </w:abstractNum>
  <w:abstractNum w:abstractNumId="30">
    <w:lvl w:ilvl="0">
      <w:start w:val="1"/>
      <w:numFmt w:val="bullet"/>
      <w:lvlText w:val="■"/>
      <w:lvlJc w:val="left"/>
      <w:pPr>
        <w:ind w:left="720" w:hanging="360"/>
      </w:pPr>
      <w:rPr>
        <w:color w:val="1155cc"/>
        <w:sz w:val="22"/>
        <w:szCs w:val="22"/>
        <w:u w:val="single"/>
        <w:vertAlign w:val="baseline"/>
      </w:rPr>
    </w:lvl>
    <w:lvl w:ilvl="1">
      <w:start w:val="1"/>
      <w:numFmt w:val="bullet"/>
      <w:lvlText w:val="■"/>
      <w:lvlJc w:val="left"/>
      <w:pPr>
        <w:ind w:left="6480" w:hanging="360"/>
      </w:pPr>
      <w:rPr>
        <w:color w:val="1155cc"/>
        <w:sz w:val="24"/>
        <w:szCs w:val="24"/>
        <w:u w:val="single"/>
        <w:vertAlign w:val="baseline"/>
      </w:rPr>
    </w:lvl>
    <w:lvl w:ilvl="2">
      <w:start w:val="1"/>
      <w:numFmt w:val="bullet"/>
      <w:lvlText w:val="■"/>
      <w:lvlJc w:val="left"/>
      <w:pPr>
        <w:ind w:left="6480" w:hanging="360"/>
      </w:pPr>
      <w:rPr>
        <w:color w:val="1155cc"/>
        <w:sz w:val="24"/>
        <w:szCs w:val="24"/>
        <w:u w:val="single"/>
        <w:vertAlign w:val="baseline"/>
      </w:rPr>
    </w:lvl>
    <w:lvl w:ilvl="3">
      <w:start w:val="1"/>
      <w:numFmt w:val="bullet"/>
      <w:lvlText w:val="■"/>
      <w:lvlJc w:val="left"/>
      <w:pPr>
        <w:ind w:left="6480" w:hanging="360"/>
      </w:pPr>
      <w:rPr>
        <w:color w:val="1155cc"/>
        <w:sz w:val="24"/>
        <w:szCs w:val="24"/>
        <w:u w:val="single"/>
        <w:vertAlign w:val="baseline"/>
      </w:rPr>
    </w:lvl>
    <w:lvl w:ilvl="4">
      <w:start w:val="1"/>
      <w:numFmt w:val="bullet"/>
      <w:lvlText w:val="■"/>
      <w:lvlJc w:val="left"/>
      <w:pPr>
        <w:ind w:left="6480" w:hanging="360"/>
      </w:pPr>
      <w:rPr>
        <w:color w:val="1155cc"/>
        <w:sz w:val="24"/>
        <w:szCs w:val="24"/>
        <w:u w:val="single"/>
        <w:vertAlign w:val="baseline"/>
      </w:rPr>
    </w:lvl>
    <w:lvl w:ilvl="5">
      <w:start w:val="1"/>
      <w:numFmt w:val="bullet"/>
      <w:lvlText w:val="■"/>
      <w:lvlJc w:val="left"/>
      <w:pPr>
        <w:ind w:left="6480" w:hanging="360"/>
      </w:pPr>
      <w:rPr>
        <w:color w:val="1155cc"/>
        <w:sz w:val="24"/>
        <w:szCs w:val="24"/>
        <w:u w:val="single"/>
        <w:vertAlign w:val="baseline"/>
      </w:rPr>
    </w:lvl>
    <w:lvl w:ilvl="6">
      <w:start w:val="1"/>
      <w:numFmt w:val="bullet"/>
      <w:lvlText w:val="■"/>
      <w:lvlJc w:val="left"/>
      <w:pPr>
        <w:ind w:left="6480" w:hanging="360"/>
      </w:pPr>
      <w:rPr>
        <w:color w:val="1155cc"/>
        <w:sz w:val="24"/>
        <w:szCs w:val="24"/>
        <w:u w:val="single"/>
        <w:vertAlign w:val="baseline"/>
      </w:rPr>
    </w:lvl>
    <w:lvl w:ilvl="7">
      <w:start w:val="1"/>
      <w:numFmt w:val="bullet"/>
      <w:lvlText w:val="■"/>
      <w:lvlJc w:val="left"/>
      <w:pPr>
        <w:ind w:left="6480" w:hanging="360"/>
      </w:pPr>
      <w:rPr>
        <w:color w:val="1155cc"/>
        <w:sz w:val="24"/>
        <w:szCs w:val="24"/>
        <w:u w:val="single"/>
        <w:vertAlign w:val="baseline"/>
      </w:rPr>
    </w:lvl>
    <w:lvl w:ilvl="8">
      <w:start w:val="1"/>
      <w:numFmt w:val="bullet"/>
      <w:lvlText w:val="■"/>
      <w:lvlJc w:val="left"/>
      <w:pPr>
        <w:ind w:left="6480" w:hanging="360"/>
      </w:pPr>
      <w:rPr>
        <w:color w:val="1155cc"/>
        <w:sz w:val="24"/>
        <w:szCs w:val="24"/>
        <w:u w:val="single"/>
        <w:vertAlign w:val="baseline"/>
      </w:rPr>
    </w:lvl>
  </w:abstractNum>
  <w:abstractNum w:abstractNumId="31">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34">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sz w:val="22"/>
        <w:szCs w:val="22"/>
        <w:vertAlign w:val="baseline"/>
      </w:rPr>
    </w:lvl>
    <w:lvl w:ilvl="1">
      <w:start w:val="1"/>
      <w:numFmt w:val="bullet"/>
      <w:lvlText w:val="■"/>
      <w:lvlJc w:val="left"/>
      <w:pPr>
        <w:ind w:left="6480" w:hanging="360"/>
      </w:pPr>
      <w:rPr>
        <w:rFonts w:ascii="Arimo" w:cs="Arimo" w:eastAsia="Arimo" w:hAnsi="Arimo"/>
        <w:sz w:val="24"/>
        <w:szCs w:val="24"/>
        <w:vertAlign w:val="baseline"/>
      </w:rPr>
    </w:lvl>
    <w:lvl w:ilvl="2">
      <w:start w:val="1"/>
      <w:numFmt w:val="bullet"/>
      <w:lvlText w:val="■"/>
      <w:lvlJc w:val="left"/>
      <w:pPr>
        <w:ind w:left="6480" w:hanging="360"/>
      </w:pPr>
      <w:rPr>
        <w:rFonts w:ascii="Arimo" w:cs="Arimo" w:eastAsia="Arimo" w:hAnsi="Arimo"/>
        <w:sz w:val="24"/>
        <w:szCs w:val="24"/>
        <w:vertAlign w:val="baseline"/>
      </w:rPr>
    </w:lvl>
    <w:lvl w:ilvl="3">
      <w:start w:val="1"/>
      <w:numFmt w:val="bullet"/>
      <w:lvlText w:val="■"/>
      <w:lvlJc w:val="left"/>
      <w:pPr>
        <w:ind w:left="6480" w:hanging="360"/>
      </w:pPr>
      <w:rPr>
        <w:rFonts w:ascii="Arimo" w:cs="Arimo" w:eastAsia="Arimo" w:hAnsi="Arimo"/>
        <w:sz w:val="24"/>
        <w:szCs w:val="24"/>
        <w:vertAlign w:val="baseline"/>
      </w:rPr>
    </w:lvl>
    <w:lvl w:ilvl="4">
      <w:start w:val="1"/>
      <w:numFmt w:val="bullet"/>
      <w:lvlText w:val="■"/>
      <w:lvlJc w:val="left"/>
      <w:pPr>
        <w:ind w:left="6480" w:hanging="360"/>
      </w:pPr>
      <w:rPr>
        <w:rFonts w:ascii="Arimo" w:cs="Arimo" w:eastAsia="Arimo" w:hAnsi="Arimo"/>
        <w:sz w:val="24"/>
        <w:szCs w:val="24"/>
        <w:vertAlign w:val="baseline"/>
      </w:rPr>
    </w:lvl>
    <w:lvl w:ilvl="5">
      <w:start w:val="1"/>
      <w:numFmt w:val="bullet"/>
      <w:lvlText w:val="■"/>
      <w:lvlJc w:val="left"/>
      <w:pPr>
        <w:ind w:left="6480" w:hanging="360"/>
      </w:pPr>
      <w:rPr>
        <w:rFonts w:ascii="Arimo" w:cs="Arimo" w:eastAsia="Arimo" w:hAnsi="Arimo"/>
        <w:sz w:val="24"/>
        <w:szCs w:val="24"/>
        <w:vertAlign w:val="baseline"/>
      </w:rPr>
    </w:lvl>
    <w:lvl w:ilvl="6">
      <w:start w:val="1"/>
      <w:numFmt w:val="bullet"/>
      <w:lvlText w:val="■"/>
      <w:lvlJc w:val="left"/>
      <w:pPr>
        <w:ind w:left="6480" w:hanging="360"/>
      </w:pPr>
      <w:rPr>
        <w:rFonts w:ascii="Arimo" w:cs="Arimo" w:eastAsia="Arimo" w:hAnsi="Arimo"/>
        <w:sz w:val="24"/>
        <w:szCs w:val="24"/>
        <w:vertAlign w:val="baseline"/>
      </w:rPr>
    </w:lvl>
    <w:lvl w:ilvl="7">
      <w:start w:val="1"/>
      <w:numFmt w:val="bullet"/>
      <w:lvlText w:val="■"/>
      <w:lvlJc w:val="left"/>
      <w:pPr>
        <w:ind w:left="6480" w:hanging="360"/>
      </w:pPr>
      <w:rPr>
        <w:rFonts w:ascii="Arimo" w:cs="Arimo" w:eastAsia="Arimo" w:hAnsi="Arimo"/>
        <w:sz w:val="24"/>
        <w:szCs w:val="24"/>
        <w:vertAlign w:val="baseline"/>
      </w:rPr>
    </w:lvl>
    <w:lvl w:ilvl="8">
      <w:start w:val="1"/>
      <w:numFmt w:val="bullet"/>
      <w:lvlText w:val="■"/>
      <w:lvlJc w:val="left"/>
      <w:pPr>
        <w:ind w:left="6480" w:hanging="360"/>
      </w:pPr>
      <w:rPr>
        <w:rFonts w:ascii="Arimo" w:cs="Arimo" w:eastAsia="Arimo" w:hAnsi="Arimo"/>
        <w:sz w:val="24"/>
        <w:szCs w:val="24"/>
        <w:vertAlign w:val="baseline"/>
      </w:rPr>
    </w:lvl>
  </w:abstractNum>
  <w:abstractNum w:abstractNumId="38">
    <w:lvl w:ilvl="0">
      <w:start w:val="1"/>
      <w:numFmt w:val="bullet"/>
      <w:lvlText w:val="●"/>
      <w:lvlJc w:val="left"/>
      <w:pPr>
        <w:ind w:left="196" w:hanging="196"/>
      </w:pPr>
      <w:rPr>
        <w:sz w:val="22"/>
        <w:szCs w:val="22"/>
        <w:vertAlign w:val="baseline"/>
      </w:rPr>
    </w:lvl>
    <w:lvl w:ilvl="1">
      <w:start w:val="1"/>
      <w:numFmt w:val="bullet"/>
      <w:lvlText w:val="●"/>
      <w:lvlJc w:val="left"/>
      <w:pPr>
        <w:ind w:left="376" w:hanging="196"/>
      </w:pPr>
      <w:rPr>
        <w:sz w:val="24"/>
        <w:szCs w:val="24"/>
        <w:vertAlign w:val="baseline"/>
      </w:rPr>
    </w:lvl>
    <w:lvl w:ilvl="2">
      <w:start w:val="1"/>
      <w:numFmt w:val="bullet"/>
      <w:lvlText w:val="●"/>
      <w:lvlJc w:val="left"/>
      <w:pPr>
        <w:ind w:left="556" w:hanging="196"/>
      </w:pPr>
      <w:rPr>
        <w:sz w:val="24"/>
        <w:szCs w:val="24"/>
        <w:vertAlign w:val="baseline"/>
      </w:rPr>
    </w:lvl>
    <w:lvl w:ilvl="3">
      <w:start w:val="1"/>
      <w:numFmt w:val="bullet"/>
      <w:lvlText w:val="●"/>
      <w:lvlJc w:val="left"/>
      <w:pPr>
        <w:ind w:left="736" w:hanging="196.0000000000001"/>
      </w:pPr>
      <w:rPr>
        <w:sz w:val="24"/>
        <w:szCs w:val="24"/>
        <w:vertAlign w:val="baseline"/>
      </w:rPr>
    </w:lvl>
    <w:lvl w:ilvl="4">
      <w:start w:val="1"/>
      <w:numFmt w:val="bullet"/>
      <w:lvlText w:val="●"/>
      <w:lvlJc w:val="left"/>
      <w:pPr>
        <w:ind w:left="916" w:hanging="196"/>
      </w:pPr>
      <w:rPr>
        <w:sz w:val="24"/>
        <w:szCs w:val="24"/>
        <w:vertAlign w:val="baseline"/>
      </w:rPr>
    </w:lvl>
    <w:lvl w:ilvl="5">
      <w:start w:val="1"/>
      <w:numFmt w:val="bullet"/>
      <w:lvlText w:val="●"/>
      <w:lvlJc w:val="left"/>
      <w:pPr>
        <w:ind w:left="1096" w:hanging="196"/>
      </w:pPr>
      <w:rPr>
        <w:sz w:val="24"/>
        <w:szCs w:val="24"/>
        <w:vertAlign w:val="baseline"/>
      </w:rPr>
    </w:lvl>
    <w:lvl w:ilvl="6">
      <w:start w:val="1"/>
      <w:numFmt w:val="bullet"/>
      <w:lvlText w:val="●"/>
      <w:lvlJc w:val="left"/>
      <w:pPr>
        <w:ind w:left="1276" w:hanging="196"/>
      </w:pPr>
      <w:rPr>
        <w:sz w:val="24"/>
        <w:szCs w:val="24"/>
        <w:vertAlign w:val="baseline"/>
      </w:rPr>
    </w:lvl>
    <w:lvl w:ilvl="7">
      <w:start w:val="1"/>
      <w:numFmt w:val="bullet"/>
      <w:lvlText w:val="●"/>
      <w:lvlJc w:val="left"/>
      <w:pPr>
        <w:ind w:left="1456" w:hanging="196"/>
      </w:pPr>
      <w:rPr>
        <w:sz w:val="24"/>
        <w:szCs w:val="24"/>
        <w:vertAlign w:val="baseline"/>
      </w:rPr>
    </w:lvl>
    <w:lvl w:ilvl="8">
      <w:start w:val="1"/>
      <w:numFmt w:val="bullet"/>
      <w:lvlText w:val="●"/>
      <w:lvlJc w:val="left"/>
      <w:pPr>
        <w:ind w:left="1636" w:hanging="196"/>
      </w:pPr>
      <w:rPr>
        <w:sz w:val="24"/>
        <w:szCs w:val="24"/>
        <w:vertAlign w:val="baseline"/>
      </w:rPr>
    </w:lvl>
  </w:abstractNum>
  <w:abstractNum w:abstractNumId="39">
    <w:lvl w:ilvl="0">
      <w:start w:val="1"/>
      <w:numFmt w:val="bullet"/>
      <w:lvlText w:val="▪"/>
      <w:lvlJc w:val="left"/>
      <w:pPr>
        <w:ind w:left="1160" w:hanging="309"/>
      </w:pPr>
      <w:rPr>
        <w:sz w:val="22"/>
        <w:szCs w:val="22"/>
        <w:vertAlign w:val="baseline"/>
      </w:rPr>
    </w:lvl>
    <w:lvl w:ilvl="1">
      <w:start w:val="1"/>
      <w:numFmt w:val="bullet"/>
      <w:lvlText w:val="▪"/>
      <w:lvlJc w:val="left"/>
      <w:pPr>
        <w:ind w:left="6971" w:hanging="360"/>
      </w:pPr>
      <w:rPr>
        <w:sz w:val="24"/>
        <w:szCs w:val="24"/>
        <w:vertAlign w:val="baseline"/>
      </w:rPr>
    </w:lvl>
    <w:lvl w:ilvl="2">
      <w:start w:val="1"/>
      <w:numFmt w:val="bullet"/>
      <w:lvlText w:val="▪"/>
      <w:lvlJc w:val="left"/>
      <w:pPr>
        <w:ind w:left="6971" w:hanging="360"/>
      </w:pPr>
      <w:rPr>
        <w:sz w:val="24"/>
        <w:szCs w:val="24"/>
        <w:vertAlign w:val="baseline"/>
      </w:rPr>
    </w:lvl>
    <w:lvl w:ilvl="3">
      <w:start w:val="1"/>
      <w:numFmt w:val="bullet"/>
      <w:lvlText w:val="▪"/>
      <w:lvlJc w:val="left"/>
      <w:pPr>
        <w:ind w:left="6971" w:hanging="360"/>
      </w:pPr>
      <w:rPr>
        <w:sz w:val="24"/>
        <w:szCs w:val="24"/>
        <w:vertAlign w:val="baseline"/>
      </w:rPr>
    </w:lvl>
    <w:lvl w:ilvl="4">
      <w:start w:val="1"/>
      <w:numFmt w:val="bullet"/>
      <w:lvlText w:val="▪"/>
      <w:lvlJc w:val="left"/>
      <w:pPr>
        <w:ind w:left="6971" w:hanging="360"/>
      </w:pPr>
      <w:rPr>
        <w:sz w:val="24"/>
        <w:szCs w:val="24"/>
        <w:vertAlign w:val="baseline"/>
      </w:rPr>
    </w:lvl>
    <w:lvl w:ilvl="5">
      <w:start w:val="1"/>
      <w:numFmt w:val="bullet"/>
      <w:lvlText w:val="▪"/>
      <w:lvlJc w:val="left"/>
      <w:pPr>
        <w:ind w:left="6971" w:hanging="360"/>
      </w:pPr>
      <w:rPr>
        <w:sz w:val="24"/>
        <w:szCs w:val="24"/>
        <w:vertAlign w:val="baseline"/>
      </w:rPr>
    </w:lvl>
    <w:lvl w:ilvl="6">
      <w:start w:val="1"/>
      <w:numFmt w:val="bullet"/>
      <w:lvlText w:val="▪"/>
      <w:lvlJc w:val="left"/>
      <w:pPr>
        <w:ind w:left="6971" w:hanging="360"/>
      </w:pPr>
      <w:rPr>
        <w:sz w:val="24"/>
        <w:szCs w:val="24"/>
        <w:vertAlign w:val="baseline"/>
      </w:rPr>
    </w:lvl>
    <w:lvl w:ilvl="7">
      <w:start w:val="1"/>
      <w:numFmt w:val="bullet"/>
      <w:lvlText w:val="▪"/>
      <w:lvlJc w:val="left"/>
      <w:pPr>
        <w:ind w:left="6971" w:hanging="360"/>
      </w:pPr>
      <w:rPr>
        <w:sz w:val="24"/>
        <w:szCs w:val="24"/>
        <w:vertAlign w:val="baseline"/>
      </w:rPr>
    </w:lvl>
    <w:lvl w:ilvl="8">
      <w:start w:val="1"/>
      <w:numFmt w:val="bullet"/>
      <w:lvlText w:val="▪"/>
      <w:lvlJc w:val="left"/>
      <w:pPr>
        <w:ind w:left="6971" w:hanging="360"/>
      </w:pPr>
      <w:rPr>
        <w:sz w:val="24"/>
        <w:szCs w:val="24"/>
        <w:vertAlign w:val="baseli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160" w:hanging="309"/>
      </w:pPr>
      <w:rPr>
        <w:sz w:val="22"/>
        <w:szCs w:val="22"/>
        <w:vertAlign w:val="baseline"/>
      </w:rPr>
    </w:lvl>
    <w:lvl w:ilvl="1">
      <w:start w:val="1"/>
      <w:numFmt w:val="bullet"/>
      <w:lvlText w:val="▪"/>
      <w:lvlJc w:val="left"/>
      <w:pPr>
        <w:ind w:left="6971" w:hanging="360"/>
      </w:pPr>
      <w:rPr>
        <w:sz w:val="24"/>
        <w:szCs w:val="24"/>
        <w:vertAlign w:val="baseline"/>
      </w:rPr>
    </w:lvl>
    <w:lvl w:ilvl="2">
      <w:start w:val="1"/>
      <w:numFmt w:val="bullet"/>
      <w:lvlText w:val="▪"/>
      <w:lvlJc w:val="left"/>
      <w:pPr>
        <w:ind w:left="6971" w:hanging="360"/>
      </w:pPr>
      <w:rPr>
        <w:sz w:val="24"/>
        <w:szCs w:val="24"/>
        <w:vertAlign w:val="baseline"/>
      </w:rPr>
    </w:lvl>
    <w:lvl w:ilvl="3">
      <w:start w:val="1"/>
      <w:numFmt w:val="bullet"/>
      <w:lvlText w:val="▪"/>
      <w:lvlJc w:val="left"/>
      <w:pPr>
        <w:ind w:left="6971" w:hanging="360"/>
      </w:pPr>
      <w:rPr>
        <w:sz w:val="24"/>
        <w:szCs w:val="24"/>
        <w:vertAlign w:val="baseline"/>
      </w:rPr>
    </w:lvl>
    <w:lvl w:ilvl="4">
      <w:start w:val="1"/>
      <w:numFmt w:val="bullet"/>
      <w:lvlText w:val="▪"/>
      <w:lvlJc w:val="left"/>
      <w:pPr>
        <w:ind w:left="6971" w:hanging="360"/>
      </w:pPr>
      <w:rPr>
        <w:sz w:val="24"/>
        <w:szCs w:val="24"/>
        <w:vertAlign w:val="baseline"/>
      </w:rPr>
    </w:lvl>
    <w:lvl w:ilvl="5">
      <w:start w:val="1"/>
      <w:numFmt w:val="bullet"/>
      <w:lvlText w:val="▪"/>
      <w:lvlJc w:val="left"/>
      <w:pPr>
        <w:ind w:left="6971" w:hanging="360"/>
      </w:pPr>
      <w:rPr>
        <w:sz w:val="24"/>
        <w:szCs w:val="24"/>
        <w:vertAlign w:val="baseline"/>
      </w:rPr>
    </w:lvl>
    <w:lvl w:ilvl="6">
      <w:start w:val="1"/>
      <w:numFmt w:val="bullet"/>
      <w:lvlText w:val="▪"/>
      <w:lvlJc w:val="left"/>
      <w:pPr>
        <w:ind w:left="6971" w:hanging="360"/>
      </w:pPr>
      <w:rPr>
        <w:sz w:val="24"/>
        <w:szCs w:val="24"/>
        <w:vertAlign w:val="baseline"/>
      </w:rPr>
    </w:lvl>
    <w:lvl w:ilvl="7">
      <w:start w:val="1"/>
      <w:numFmt w:val="bullet"/>
      <w:lvlText w:val="▪"/>
      <w:lvlJc w:val="left"/>
      <w:pPr>
        <w:ind w:left="6971" w:hanging="360"/>
      </w:pPr>
      <w:rPr>
        <w:sz w:val="24"/>
        <w:szCs w:val="24"/>
        <w:vertAlign w:val="baseline"/>
      </w:rPr>
    </w:lvl>
    <w:lvl w:ilvl="8">
      <w:start w:val="1"/>
      <w:numFmt w:val="bullet"/>
      <w:lvlText w:val="▪"/>
      <w:lvlJc w:val="left"/>
      <w:pPr>
        <w:ind w:left="6971" w:hanging="360"/>
      </w:pPr>
      <w:rPr>
        <w:sz w:val="24"/>
        <w:szCs w:val="24"/>
        <w:vertAlign w:val="baseline"/>
      </w:rPr>
    </w:lvl>
  </w:abstractNum>
  <w:abstractNum w:abstractNumId="42">
    <w:lvl w:ilvl="0">
      <w:start w:val="1"/>
      <w:numFmt w:val="bullet"/>
      <w:lvlText w:val="■"/>
      <w:lvlJc w:val="left"/>
      <w:pPr>
        <w:ind w:left="720" w:hanging="360"/>
      </w:pPr>
      <w:rPr>
        <w:sz w:val="22"/>
        <w:szCs w:val="22"/>
        <w:vertAlign w:val="baseline"/>
      </w:rPr>
    </w:lvl>
    <w:lvl w:ilvl="1">
      <w:start w:val="1"/>
      <w:numFmt w:val="bullet"/>
      <w:lvlText w:val="■"/>
      <w:lvlJc w:val="left"/>
      <w:pPr>
        <w:ind w:left="6480" w:hanging="360"/>
      </w:pPr>
      <w:rPr>
        <w:sz w:val="24"/>
        <w:szCs w:val="24"/>
        <w:vertAlign w:val="baseline"/>
      </w:rPr>
    </w:lvl>
    <w:lvl w:ilvl="2">
      <w:start w:val="1"/>
      <w:numFmt w:val="bullet"/>
      <w:lvlText w:val="■"/>
      <w:lvlJc w:val="left"/>
      <w:pPr>
        <w:ind w:left="6480" w:hanging="360"/>
      </w:pPr>
      <w:rPr>
        <w:sz w:val="24"/>
        <w:szCs w:val="24"/>
        <w:vertAlign w:val="baseline"/>
      </w:rPr>
    </w:lvl>
    <w:lvl w:ilvl="3">
      <w:start w:val="1"/>
      <w:numFmt w:val="bullet"/>
      <w:lvlText w:val="■"/>
      <w:lvlJc w:val="left"/>
      <w:pPr>
        <w:ind w:left="6480" w:hanging="360"/>
      </w:pPr>
      <w:rPr>
        <w:sz w:val="24"/>
        <w:szCs w:val="24"/>
        <w:vertAlign w:val="baseline"/>
      </w:rPr>
    </w:lvl>
    <w:lvl w:ilvl="4">
      <w:start w:val="1"/>
      <w:numFmt w:val="bullet"/>
      <w:lvlText w:val="■"/>
      <w:lvlJc w:val="left"/>
      <w:pPr>
        <w:ind w:left="6480" w:hanging="360"/>
      </w:pPr>
      <w:rPr>
        <w:sz w:val="24"/>
        <w:szCs w:val="24"/>
        <w:vertAlign w:val="baseline"/>
      </w:rPr>
    </w:lvl>
    <w:lvl w:ilvl="5">
      <w:start w:val="1"/>
      <w:numFmt w:val="bullet"/>
      <w:lvlText w:val="■"/>
      <w:lvlJc w:val="left"/>
      <w:pPr>
        <w:ind w:left="6480" w:hanging="360"/>
      </w:pPr>
      <w:rPr>
        <w:sz w:val="24"/>
        <w:szCs w:val="24"/>
        <w:vertAlign w:val="baseline"/>
      </w:rPr>
    </w:lvl>
    <w:lvl w:ilvl="6">
      <w:start w:val="1"/>
      <w:numFmt w:val="bullet"/>
      <w:lvlText w:val="■"/>
      <w:lvlJc w:val="left"/>
      <w:pPr>
        <w:ind w:left="6480" w:hanging="360"/>
      </w:pPr>
      <w:rPr>
        <w:sz w:val="24"/>
        <w:szCs w:val="24"/>
        <w:vertAlign w:val="baseline"/>
      </w:rPr>
    </w:lvl>
    <w:lvl w:ilvl="7">
      <w:start w:val="1"/>
      <w:numFmt w:val="bullet"/>
      <w:lvlText w:val="■"/>
      <w:lvlJc w:val="left"/>
      <w:pPr>
        <w:ind w:left="6480" w:hanging="360"/>
      </w:pPr>
      <w:rPr>
        <w:sz w:val="24"/>
        <w:szCs w:val="24"/>
        <w:vertAlign w:val="baseline"/>
      </w:rPr>
    </w:lvl>
    <w:lvl w:ilvl="8">
      <w:start w:val="1"/>
      <w:numFmt w:val="bullet"/>
      <w:lvlText w:val="■"/>
      <w:lvlJc w:val="left"/>
      <w:pPr>
        <w:ind w:left="6480" w:hanging="360"/>
      </w:pPr>
      <w:rPr>
        <w:sz w:val="24"/>
        <w:szCs w:val="24"/>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rsid w:val="00D028E2"/>
    <w:pPr>
      <w:pBdr>
        <w:top w:space="0" w:sz="0" w:val="nil"/>
        <w:left w:space="0" w:sz="0" w:val="nil"/>
        <w:bottom w:space="0" w:sz="0" w:val="nil"/>
        <w:right w:space="0" w:sz="0" w:val="nil"/>
        <w:between w:space="0" w:sz="0" w:val="nil"/>
        <w:bar w:space="0" w:sz="0" w:val="nil"/>
      </w:pBdr>
      <w:spacing w:after="0" w:line="240" w:lineRule="auto"/>
    </w:pPr>
    <w:rPr>
      <w:rFonts w:ascii="Times New Roman" w:cs="Times New Roman" w:eastAsia="Arial Unicode MS" w:hAnsi="Times New Roman"/>
      <w:sz w:val="24"/>
      <w:szCs w:val="24"/>
      <w:bdr w:space="0" w:sz="0" w:val="nil"/>
      <w:lang w:val="en-US"/>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D028E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4" w:customStyle="1">
    <w:name w:val="Основний текст A"/>
    <w:rsid w:val="00D028E2"/>
    <w:pPr>
      <w:pBdr>
        <w:top w:space="0" w:sz="0" w:val="nil"/>
        <w:left w:space="0" w:sz="0" w:val="nil"/>
        <w:bottom w:space="0" w:sz="0" w:val="nil"/>
        <w:right w:space="0" w:sz="0" w:val="nil"/>
        <w:between w:space="0" w:sz="0" w:val="nil"/>
        <w:bar w:space="0" w:sz="0" w:val="nil"/>
      </w:pBdr>
      <w:spacing w:after="0" w:line="276" w:lineRule="auto"/>
    </w:pPr>
    <w:rPr>
      <w:rFonts w:ascii="Arial Unicode MS" w:cs="Arial Unicode MS" w:eastAsia="Arial Unicode MS" w:hAnsi="Arial Unicode MS"/>
      <w:color w:val="000000"/>
      <w:u w:color="000000"/>
      <w:bdr w:space="0" w:sz="0" w:val="nil"/>
    </w:rPr>
  </w:style>
  <w:style w:type="paragraph" w:styleId="A5" w:customStyle="1">
    <w:name w:val="Стандартний A"/>
    <w:rsid w:val="00D028E2"/>
    <w:pPr>
      <w:pBdr>
        <w:top w:space="0" w:sz="0" w:val="nil"/>
        <w:left w:space="0" w:sz="0" w:val="nil"/>
        <w:bottom w:space="0" w:sz="0" w:val="nil"/>
        <w:right w:space="0" w:sz="0" w:val="nil"/>
        <w:between w:space="0" w:sz="0" w:val="nil"/>
        <w:bar w:space="0" w:sz="0" w:val="nil"/>
      </w:pBdr>
      <w:spacing w:after="0" w:line="240" w:lineRule="auto"/>
    </w:pPr>
    <w:rPr>
      <w:rFonts w:ascii="Helvetica" w:cs="Arial Unicode MS" w:eastAsia="Arial Unicode MS" w:hAnsi="Arial Unicode MS"/>
      <w:color w:val="000000"/>
      <w:u w:color="000000"/>
      <w:bdr w:space="0" w:sz="0" w:val="nil"/>
      <w:lang w:val="en-US"/>
    </w:rPr>
  </w:style>
  <w:style w:type="character" w:styleId="a6">
    <w:name w:val="Hyperlink"/>
    <w:rsid w:val="00D028E2"/>
    <w:rPr>
      <w:u w:val="single"/>
    </w:rPr>
  </w:style>
  <w:style w:type="table" w:styleId="TableNormal" w:customStyle="1">
    <w:name w:val="Table Normal"/>
    <w:rsid w:val="00D028E2"/>
    <w:pPr>
      <w:pBdr>
        <w:top w:space="0" w:sz="0" w:val="nil"/>
        <w:left w:space="0" w:sz="0" w:val="nil"/>
        <w:bottom w:space="0" w:sz="0" w:val="nil"/>
        <w:right w:space="0" w:sz="0" w:val="nil"/>
        <w:between w:space="0" w:sz="0" w:val="nil"/>
        <w:bar w:space="0" w:sz="0" w:val="nil"/>
      </w:pBdr>
      <w:spacing w:after="0" w:line="240" w:lineRule="auto"/>
    </w:pPr>
    <w:rPr>
      <w:rFonts w:ascii="Times New Roman" w:cs="Times New Roman" w:eastAsia="Arial Unicode MS" w:hAnsi="Times New Roman"/>
      <w:sz w:val="20"/>
      <w:szCs w:val="20"/>
      <w:bdr w:space="0" w:sz="0" w:val="nil"/>
      <w:lang w:val="en-US"/>
    </w:rPr>
    <w:tblPr>
      <w:tblInd w:w="0.0" w:type="dxa"/>
      <w:tblCellMar>
        <w:top w:w="0.0" w:type="dxa"/>
        <w:left w:w="0.0" w:type="dxa"/>
        <w:bottom w:w="0.0" w:type="dxa"/>
        <w:right w:w="0.0" w:type="dxa"/>
      </w:tblCellMar>
    </w:tblPr>
  </w:style>
  <w:style w:type="paragraph" w:styleId="a7" w:customStyle="1">
    <w:name w:val="Колонтитули"/>
    <w:rsid w:val="00D028E2"/>
    <w:pPr>
      <w:pBdr>
        <w:top w:space="0" w:sz="0" w:val="nil"/>
        <w:left w:space="0" w:sz="0" w:val="nil"/>
        <w:bottom w:space="0" w:sz="0" w:val="nil"/>
        <w:right w:space="0" w:sz="0" w:val="nil"/>
        <w:between w:space="0" w:sz="0" w:val="nil"/>
        <w:bar w:space="0" w:sz="0" w:val="nil"/>
      </w:pBdr>
      <w:tabs>
        <w:tab w:val="right" w:pos="9020"/>
      </w:tabs>
      <w:spacing w:after="0" w:line="240" w:lineRule="auto"/>
    </w:pPr>
    <w:rPr>
      <w:rFonts w:ascii="Helvetica" w:cs="Arial Unicode MS" w:eastAsia="Arial Unicode MS" w:hAnsi="Arial Unicode MS"/>
      <w:color w:val="000000"/>
      <w:sz w:val="24"/>
      <w:szCs w:val="24"/>
      <w:bdr w:space="0" w:sz="0" w:val="nil"/>
      <w:lang w:val="en-US"/>
    </w:rPr>
  </w:style>
  <w:style w:type="numbering" w:styleId="List0" w:customStyle="1">
    <w:name w:val="List 0"/>
    <w:basedOn w:val="1"/>
    <w:rsid w:val="00D028E2"/>
    <w:pPr>
      <w:numPr>
        <w:numId w:val="1"/>
      </w:numPr>
    </w:pPr>
  </w:style>
  <w:style w:type="numbering" w:styleId="1" w:customStyle="1">
    <w:name w:val="Імпортований стиль 1"/>
    <w:rsid w:val="00D028E2"/>
  </w:style>
  <w:style w:type="numbering" w:styleId="List1" w:customStyle="1">
    <w:name w:val="List 1"/>
    <w:basedOn w:val="2"/>
    <w:rsid w:val="00D028E2"/>
    <w:pPr>
      <w:numPr>
        <w:numId w:val="2"/>
      </w:numPr>
    </w:pPr>
  </w:style>
  <w:style w:type="numbering" w:styleId="2" w:customStyle="1">
    <w:name w:val="Імпортований стиль 2"/>
    <w:rsid w:val="00D028E2"/>
  </w:style>
  <w:style w:type="numbering" w:styleId="21" w:customStyle="1">
    <w:name w:val="Список 21"/>
    <w:basedOn w:val="3"/>
    <w:rsid w:val="00D028E2"/>
    <w:pPr>
      <w:numPr>
        <w:numId w:val="3"/>
      </w:numPr>
    </w:pPr>
  </w:style>
  <w:style w:type="numbering" w:styleId="3" w:customStyle="1">
    <w:name w:val="Імпортований стиль 3"/>
    <w:rsid w:val="00D028E2"/>
  </w:style>
  <w:style w:type="numbering" w:styleId="31" w:customStyle="1">
    <w:name w:val="Список 31"/>
    <w:basedOn w:val="4"/>
    <w:rsid w:val="00D028E2"/>
    <w:pPr>
      <w:numPr>
        <w:numId w:val="4"/>
      </w:numPr>
    </w:pPr>
  </w:style>
  <w:style w:type="numbering" w:styleId="4" w:customStyle="1">
    <w:name w:val="Імпортований стиль 4"/>
    <w:rsid w:val="00D028E2"/>
  </w:style>
  <w:style w:type="numbering" w:styleId="41" w:customStyle="1">
    <w:name w:val="Список 41"/>
    <w:basedOn w:val="5"/>
    <w:rsid w:val="00D028E2"/>
    <w:pPr>
      <w:numPr>
        <w:numId w:val="5"/>
      </w:numPr>
    </w:pPr>
  </w:style>
  <w:style w:type="numbering" w:styleId="5" w:customStyle="1">
    <w:name w:val="Імпортований стиль 5"/>
    <w:rsid w:val="00D028E2"/>
  </w:style>
  <w:style w:type="numbering" w:styleId="51" w:customStyle="1">
    <w:name w:val="Список 51"/>
    <w:basedOn w:val="6"/>
    <w:rsid w:val="00D028E2"/>
    <w:pPr>
      <w:numPr>
        <w:numId w:val="6"/>
      </w:numPr>
    </w:pPr>
  </w:style>
  <w:style w:type="numbering" w:styleId="6" w:customStyle="1">
    <w:name w:val="Імпортований стиль 6"/>
    <w:rsid w:val="00D028E2"/>
  </w:style>
  <w:style w:type="numbering" w:styleId="List6" w:customStyle="1">
    <w:name w:val="List 6"/>
    <w:basedOn w:val="7"/>
    <w:rsid w:val="00D028E2"/>
    <w:pPr>
      <w:numPr>
        <w:numId w:val="7"/>
      </w:numPr>
    </w:pPr>
  </w:style>
  <w:style w:type="numbering" w:styleId="7" w:customStyle="1">
    <w:name w:val="Імпортований стиль 7"/>
    <w:rsid w:val="00D028E2"/>
  </w:style>
  <w:style w:type="numbering" w:styleId="8" w:customStyle="1">
    <w:name w:val="Імпортований стиль 8"/>
    <w:rsid w:val="00D028E2"/>
    <w:pPr>
      <w:numPr>
        <w:numId w:val="8"/>
      </w:numPr>
    </w:pPr>
  </w:style>
  <w:style w:type="numbering" w:styleId="9" w:customStyle="1">
    <w:name w:val="Імпортований стиль 9"/>
    <w:rsid w:val="00D028E2"/>
    <w:pPr>
      <w:numPr>
        <w:numId w:val="9"/>
      </w:numPr>
    </w:pPr>
  </w:style>
  <w:style w:type="numbering" w:styleId="10" w:customStyle="1">
    <w:name w:val="Імпортований стиль 10"/>
    <w:rsid w:val="00D028E2"/>
    <w:pPr>
      <w:numPr>
        <w:numId w:val="10"/>
      </w:numPr>
    </w:pPr>
  </w:style>
  <w:style w:type="numbering" w:styleId="List7" w:customStyle="1">
    <w:name w:val="List 7"/>
    <w:basedOn w:val="11"/>
    <w:rsid w:val="00D028E2"/>
    <w:pPr>
      <w:numPr>
        <w:numId w:val="11"/>
      </w:numPr>
    </w:pPr>
  </w:style>
  <w:style w:type="numbering" w:styleId="11" w:customStyle="1">
    <w:name w:val="Імпортований стиль 11"/>
    <w:rsid w:val="00D028E2"/>
  </w:style>
  <w:style w:type="character" w:styleId="a8" w:customStyle="1">
    <w:name w:val="Немає"/>
    <w:rsid w:val="00D028E2"/>
  </w:style>
  <w:style w:type="character" w:styleId="Hyperlink0" w:customStyle="1">
    <w:name w:val="Hyperlink.0"/>
    <w:basedOn w:val="a8"/>
    <w:rsid w:val="00D028E2"/>
    <w:rPr>
      <w:i w:val="1"/>
      <w:iCs w:val="1"/>
      <w:color w:val="1155cc"/>
      <w:sz w:val="24"/>
      <w:szCs w:val="24"/>
      <w:u w:color="1155cc" w:val="single"/>
      <w:lang w:val="ru-RU"/>
    </w:rPr>
  </w:style>
  <w:style w:type="numbering" w:styleId="12" w:customStyle="1">
    <w:name w:val="Імпортований стиль 12"/>
    <w:rsid w:val="00D028E2"/>
    <w:pPr>
      <w:numPr>
        <w:numId w:val="12"/>
      </w:numPr>
    </w:pPr>
  </w:style>
  <w:style w:type="numbering" w:styleId="13" w:customStyle="1">
    <w:name w:val="Імпортований стиль 13"/>
    <w:rsid w:val="00D028E2"/>
    <w:pPr>
      <w:numPr>
        <w:numId w:val="13"/>
      </w:numPr>
    </w:pPr>
  </w:style>
  <w:style w:type="numbering" w:styleId="14" w:customStyle="1">
    <w:name w:val="Імпортований стиль 14"/>
    <w:rsid w:val="00D028E2"/>
    <w:pPr>
      <w:numPr>
        <w:numId w:val="14"/>
      </w:numPr>
    </w:pPr>
  </w:style>
  <w:style w:type="numbering" w:styleId="15" w:customStyle="1">
    <w:name w:val="Імпортований стиль 15"/>
    <w:rsid w:val="00D028E2"/>
    <w:pPr>
      <w:numPr>
        <w:numId w:val="15"/>
      </w:numPr>
    </w:pPr>
  </w:style>
  <w:style w:type="numbering" w:styleId="16" w:customStyle="1">
    <w:name w:val="Імпортований стиль 16"/>
    <w:rsid w:val="00D028E2"/>
    <w:pPr>
      <w:numPr>
        <w:numId w:val="16"/>
      </w:numPr>
    </w:pPr>
  </w:style>
  <w:style w:type="numbering" w:styleId="List8" w:customStyle="1">
    <w:name w:val="List 8"/>
    <w:basedOn w:val="17"/>
    <w:rsid w:val="00D028E2"/>
    <w:pPr>
      <w:numPr>
        <w:numId w:val="17"/>
      </w:numPr>
    </w:pPr>
  </w:style>
  <w:style w:type="numbering" w:styleId="17" w:customStyle="1">
    <w:name w:val="Імпортований стиль 17"/>
    <w:rsid w:val="00D028E2"/>
  </w:style>
  <w:style w:type="numbering" w:styleId="List9" w:customStyle="1">
    <w:name w:val="List 9"/>
    <w:basedOn w:val="18"/>
    <w:rsid w:val="00D028E2"/>
    <w:pPr>
      <w:numPr>
        <w:numId w:val="18"/>
      </w:numPr>
    </w:pPr>
  </w:style>
  <w:style w:type="numbering" w:styleId="18" w:customStyle="1">
    <w:name w:val="Імпортований стиль 18"/>
    <w:rsid w:val="00D028E2"/>
  </w:style>
  <w:style w:type="numbering" w:styleId="List10" w:customStyle="1">
    <w:name w:val="List 10"/>
    <w:basedOn w:val="19"/>
    <w:rsid w:val="00D028E2"/>
    <w:pPr>
      <w:numPr>
        <w:numId w:val="19"/>
      </w:numPr>
    </w:pPr>
  </w:style>
  <w:style w:type="numbering" w:styleId="19" w:customStyle="1">
    <w:name w:val="Імпортований стиль 19"/>
    <w:rsid w:val="00D028E2"/>
  </w:style>
  <w:style w:type="character" w:styleId="Hyperlink1" w:customStyle="1">
    <w:name w:val="Hyperlink.1"/>
    <w:basedOn w:val="a8"/>
    <w:rsid w:val="00D028E2"/>
    <w:rPr>
      <w:color w:val="1155cc"/>
      <w:sz w:val="24"/>
      <w:szCs w:val="24"/>
      <w:u w:color="1155cc" w:val="single"/>
      <w:lang w:val="en-US"/>
    </w:rPr>
  </w:style>
  <w:style w:type="numbering" w:styleId="20" w:customStyle="1">
    <w:name w:val="Імпортований стиль 20"/>
    <w:rsid w:val="00D028E2"/>
    <w:pPr>
      <w:numPr>
        <w:numId w:val="20"/>
      </w:numPr>
    </w:pPr>
  </w:style>
  <w:style w:type="numbering" w:styleId="210" w:customStyle="1">
    <w:name w:val="Імпортований стиль 21"/>
    <w:rsid w:val="00D028E2"/>
    <w:pPr>
      <w:numPr>
        <w:numId w:val="21"/>
      </w:numPr>
    </w:pPr>
  </w:style>
  <w:style w:type="numbering" w:styleId="22" w:customStyle="1">
    <w:name w:val="Імпортований стиль 22"/>
    <w:rsid w:val="00D028E2"/>
    <w:pPr>
      <w:numPr>
        <w:numId w:val="22"/>
      </w:numPr>
    </w:pPr>
  </w:style>
  <w:style w:type="numbering" w:styleId="23" w:customStyle="1">
    <w:name w:val="Імпортований стиль 23"/>
    <w:rsid w:val="00D028E2"/>
    <w:pPr>
      <w:numPr>
        <w:numId w:val="23"/>
      </w:numPr>
    </w:pPr>
  </w:style>
  <w:style w:type="numbering" w:styleId="24" w:customStyle="1">
    <w:name w:val="Імпортований стиль 24"/>
    <w:rsid w:val="00D028E2"/>
    <w:pPr>
      <w:numPr>
        <w:numId w:val="24"/>
      </w:numPr>
    </w:pPr>
  </w:style>
  <w:style w:type="numbering" w:styleId="25" w:customStyle="1">
    <w:name w:val="Імпортований стиль 25"/>
    <w:rsid w:val="00D028E2"/>
    <w:pPr>
      <w:numPr>
        <w:numId w:val="25"/>
      </w:numPr>
    </w:pPr>
  </w:style>
  <w:style w:type="numbering" w:styleId="26" w:customStyle="1">
    <w:name w:val="Імпортований стиль 26"/>
    <w:rsid w:val="00D028E2"/>
    <w:pPr>
      <w:numPr>
        <w:numId w:val="26"/>
      </w:numPr>
    </w:pPr>
  </w:style>
  <w:style w:type="numbering" w:styleId="27" w:customStyle="1">
    <w:name w:val="Імпортований стиль 27"/>
    <w:rsid w:val="00D028E2"/>
    <w:pPr>
      <w:numPr>
        <w:numId w:val="27"/>
      </w:numPr>
    </w:pPr>
  </w:style>
  <w:style w:type="character" w:styleId="Hyperlink2" w:customStyle="1">
    <w:name w:val="Hyperlink.2"/>
    <w:basedOn w:val="a8"/>
    <w:rsid w:val="00D028E2"/>
    <w:rPr>
      <w:color w:val="1155cc"/>
      <w:sz w:val="24"/>
      <w:szCs w:val="24"/>
      <w:u w:color="1155cc" w:val="single"/>
      <w:lang w:val="ru-RU"/>
    </w:rPr>
  </w:style>
  <w:style w:type="numbering" w:styleId="28" w:customStyle="1">
    <w:name w:val="Імпортований стиль 28"/>
    <w:rsid w:val="00D028E2"/>
    <w:pPr>
      <w:numPr>
        <w:numId w:val="28"/>
      </w:numPr>
    </w:pPr>
  </w:style>
  <w:style w:type="numbering" w:styleId="29" w:customStyle="1">
    <w:name w:val="Імпортований стиль 29"/>
    <w:rsid w:val="00D028E2"/>
    <w:pPr>
      <w:numPr>
        <w:numId w:val="29"/>
      </w:numPr>
    </w:pPr>
  </w:style>
  <w:style w:type="numbering" w:styleId="30" w:customStyle="1">
    <w:name w:val="Імпортований стиль 30"/>
    <w:rsid w:val="00D028E2"/>
    <w:pPr>
      <w:numPr>
        <w:numId w:val="30"/>
      </w:numPr>
    </w:pPr>
  </w:style>
  <w:style w:type="numbering" w:styleId="310" w:customStyle="1">
    <w:name w:val="Імпортований стиль 31"/>
    <w:rsid w:val="00D028E2"/>
    <w:pPr>
      <w:numPr>
        <w:numId w:val="31"/>
      </w:numPr>
    </w:pPr>
  </w:style>
  <w:style w:type="numbering" w:styleId="List11" w:customStyle="1">
    <w:name w:val="List 11"/>
    <w:basedOn w:val="a9"/>
    <w:rsid w:val="00D028E2"/>
    <w:pPr>
      <w:numPr>
        <w:numId w:val="36"/>
      </w:numPr>
    </w:pPr>
  </w:style>
  <w:style w:type="numbering" w:styleId="a9" w:customStyle="1">
    <w:name w:val="Маркери"/>
    <w:rsid w:val="00D028E2"/>
  </w:style>
  <w:style w:type="character" w:styleId="Hyperlink3" w:customStyle="1">
    <w:name w:val="Hyperlink.3"/>
    <w:basedOn w:val="a8"/>
    <w:rsid w:val="00D028E2"/>
    <w:rPr>
      <w:color w:val="1155cc"/>
      <w:sz w:val="24"/>
      <w:szCs w:val="24"/>
      <w:u w:color="1155cc" w:val="single"/>
      <w:lang w:val="ru-RU"/>
    </w:rPr>
  </w:style>
  <w:style w:type="character" w:styleId="Hyperlink4" w:customStyle="1">
    <w:name w:val="Hyperlink.4"/>
    <w:basedOn w:val="a8"/>
    <w:rsid w:val="00D028E2"/>
    <w:rPr>
      <w:sz w:val="22"/>
      <w:szCs w:val="22"/>
      <w:u w:val="single"/>
      <w:lang w:val="ru-RU"/>
    </w:rPr>
  </w:style>
  <w:style w:type="paragraph" w:styleId="aa">
    <w:name w:val="header"/>
    <w:basedOn w:val="a"/>
    <w:link w:val="ab"/>
    <w:uiPriority w:val="99"/>
    <w:unhideWhenUsed w:val="1"/>
    <w:rsid w:val="00D028E2"/>
    <w:pPr>
      <w:tabs>
        <w:tab w:val="center" w:pos="4677"/>
        <w:tab w:val="right" w:pos="9355"/>
      </w:tabs>
    </w:pPr>
  </w:style>
  <w:style w:type="character" w:styleId="ab" w:customStyle="1">
    <w:name w:val="Верхний колонтитул Знак"/>
    <w:basedOn w:val="a0"/>
    <w:link w:val="aa"/>
    <w:uiPriority w:val="99"/>
    <w:rsid w:val="00D028E2"/>
    <w:rPr>
      <w:rFonts w:ascii="Times New Roman" w:cs="Times New Roman" w:eastAsia="Arial Unicode MS" w:hAnsi="Times New Roman"/>
      <w:sz w:val="24"/>
      <w:szCs w:val="24"/>
      <w:bdr w:space="0" w:sz="0" w:val="nil"/>
      <w:lang w:val="en-US"/>
    </w:rPr>
  </w:style>
  <w:style w:type="paragraph" w:styleId="ac">
    <w:name w:val="footer"/>
    <w:basedOn w:val="a"/>
    <w:link w:val="ad"/>
    <w:uiPriority w:val="99"/>
    <w:unhideWhenUsed w:val="1"/>
    <w:rsid w:val="00D028E2"/>
    <w:pPr>
      <w:tabs>
        <w:tab w:val="center" w:pos="4677"/>
        <w:tab w:val="right" w:pos="9355"/>
      </w:tabs>
    </w:pPr>
  </w:style>
  <w:style w:type="character" w:styleId="ad" w:customStyle="1">
    <w:name w:val="Нижний колонтитул Знак"/>
    <w:basedOn w:val="a0"/>
    <w:link w:val="ac"/>
    <w:uiPriority w:val="99"/>
    <w:rsid w:val="00D028E2"/>
    <w:rPr>
      <w:rFonts w:ascii="Times New Roman" w:cs="Times New Roman" w:eastAsia="Arial Unicode MS" w:hAnsi="Times New Roman"/>
      <w:sz w:val="24"/>
      <w:szCs w:val="24"/>
      <w:bdr w:space="0" w:sz="0" w:val="nil"/>
      <w:lang w:val="en-US"/>
    </w:rPr>
  </w:style>
  <w:style w:type="paragraph" w:styleId="ae">
    <w:name w:val="Balloon Text"/>
    <w:basedOn w:val="a"/>
    <w:link w:val="af"/>
    <w:uiPriority w:val="99"/>
    <w:semiHidden w:val="1"/>
    <w:unhideWhenUsed w:val="1"/>
    <w:rsid w:val="00D028E2"/>
    <w:rPr>
      <w:rFonts w:ascii="Segoe UI" w:cs="Segoe UI" w:hAnsi="Segoe UI"/>
      <w:sz w:val="18"/>
      <w:szCs w:val="18"/>
    </w:rPr>
  </w:style>
  <w:style w:type="character" w:styleId="af" w:customStyle="1">
    <w:name w:val="Текст выноски Знак"/>
    <w:basedOn w:val="a0"/>
    <w:link w:val="ae"/>
    <w:uiPriority w:val="99"/>
    <w:semiHidden w:val="1"/>
    <w:rsid w:val="00D028E2"/>
    <w:rPr>
      <w:rFonts w:ascii="Segoe UI" w:cs="Segoe UI" w:eastAsia="Arial Unicode MS" w:hAnsi="Segoe UI"/>
      <w:sz w:val="18"/>
      <w:szCs w:val="18"/>
      <w:bdr w:space="0" w:sz="0" w:val="nil"/>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3">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4">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2">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3">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rfu.org.ua/wp-content/uploads/2021/09/rekomendaczii%CC%88-dodatok-2.docx" TargetMode="External"/><Relationship Id="rId11" Type="http://schemas.openxmlformats.org/officeDocument/2006/relationships/hyperlink" Target="https://zakon.rada.gov.ua/laws/show/2623-14#Text" TargetMode="External"/><Relationship Id="rId10" Type="http://schemas.openxmlformats.org/officeDocument/2006/relationships/hyperlink" Target="https://zakon.rada.gov.ua/laws/show/266-2015-%D0%BF#Text" TargetMode="External"/><Relationship Id="rId21" Type="http://schemas.openxmlformats.org/officeDocument/2006/relationships/footer" Target="footer1.xml"/><Relationship Id="rId13" Type="http://schemas.openxmlformats.org/officeDocument/2006/relationships/hyperlink" Target="https://nrfu.org.ua/wp-content/uploads/2021/07/rekomendacz-do-skladu-vytrat.docx.pdf" TargetMode="External"/><Relationship Id="rId12" Type="http://schemas.openxmlformats.org/officeDocument/2006/relationships/hyperlink" Target="https://zakon.rada.gov.ua/laws/show/2623-14#T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zakon.rada.gov.ua/laws/show/266-2015-%D0%BF#Text" TargetMode="External"/><Relationship Id="rId15" Type="http://schemas.openxmlformats.org/officeDocument/2006/relationships/hyperlink" Target="mailto:support@nrfu.org.ua" TargetMode="External"/><Relationship Id="rId14" Type="http://schemas.openxmlformats.org/officeDocument/2006/relationships/hyperlink" Target="https://nrfu.org.ua/wp-content/uploads/2021/07/poryadok-ekspertyzy-2021.pdf" TargetMode="External"/><Relationship Id="rId17" Type="http://schemas.openxmlformats.org/officeDocument/2006/relationships/hyperlink" Target="https://nrfu.org.ua/wp-content/uploads/2021/09/zgoda-kerivnyka-uchasnyka_subvykonavczya.docx" TargetMode="External"/><Relationship Id="rId16" Type="http://schemas.openxmlformats.org/officeDocument/2006/relationships/hyperlink" Target="https://nrfu.org.ua/wp-content/uploads/2021/09/zgoda-kerivnyka-uchasnyka_subvykonavczya.docx" TargetMode="External"/><Relationship Id="rId5" Type="http://schemas.openxmlformats.org/officeDocument/2006/relationships/styles" Target="styles.xml"/><Relationship Id="rId19" Type="http://schemas.openxmlformats.org/officeDocument/2006/relationships/hyperlink" Target="mailto:support@nrfu.org.ua" TargetMode="External"/><Relationship Id="rId6" Type="http://schemas.openxmlformats.org/officeDocument/2006/relationships/customXml" Target="../customXML/item1.xml"/><Relationship Id="rId18" Type="http://schemas.openxmlformats.org/officeDocument/2006/relationships/hyperlink" Target="https://nrfu.org.ua/wp-content/uploads/2021/09/zayava-shhodo-vidpovidnosti-3-1.docx" TargetMode="External"/><Relationship Id="rId7" Type="http://schemas.openxmlformats.org/officeDocument/2006/relationships/hyperlink" Target="https://zakon.rada.gov.ua/laws/show/266-2015-%D0%BF#Text" TargetMode="External"/><Relationship Id="rId8" Type="http://schemas.openxmlformats.org/officeDocument/2006/relationships/hyperlink" Target="https://zakon.rada.gov.ua/laws/show/266-2015-%D0%BF#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AZKcEFEDlx69INUElNMT7z/UgA==">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2021-07-26T11:10:00Z</dcterms:created>
  <dc:creator>Аліна І. Подолєва</dc:creator>
</cp:coreProperties>
</file>